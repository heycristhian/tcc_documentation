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EBD3AA" w14:textId="5201D5A3" w:rsidR="005D7ED3" w:rsidRDefault="00F32D07" w:rsidP="005D7ED3">
      <w:pPr>
        <w:jc w:val="center"/>
      </w:pPr>
      <w:r w:rsidRPr="0004133A">
        <w:rPr>
          <w:rFonts w:cs="Arial"/>
          <w:noProof/>
          <w:sz w:val="4"/>
          <w:lang w:eastAsia="pt-BR"/>
        </w:rPr>
        <w:drawing>
          <wp:inline distT="0" distB="0" distL="0" distR="0" wp14:anchorId="2069B32D" wp14:editId="5F155F9C">
            <wp:extent cx="5503545" cy="362585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36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3DC2E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28C285C3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49925465" w14:textId="77777777" w:rsidR="005D7ED3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0DBC7645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1211E4CD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538334A2" w14:textId="77777777" w:rsidR="005D7ED3" w:rsidRPr="00965C90" w:rsidRDefault="00F32D07" w:rsidP="005D7ED3">
      <w:pPr>
        <w:spacing w:before="0" w:after="0" w:line="240" w:lineRule="auto"/>
        <w:jc w:val="center"/>
        <w:rPr>
          <w:rFonts w:cs="Arial"/>
          <w:b/>
          <w:caps/>
          <w:sz w:val="28"/>
        </w:rPr>
      </w:pPr>
      <w:r>
        <w:rPr>
          <w:rFonts w:cs="Arial"/>
          <w:b/>
          <w:caps/>
          <w:sz w:val="28"/>
        </w:rPr>
        <w:t>Cristhian nunes dias</w:t>
      </w:r>
    </w:p>
    <w:p w14:paraId="6B87127A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37DCB42D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28F904E1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743D001B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6339F9E0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42340022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5FF5F88F" w14:textId="77777777" w:rsidR="005D7ED3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7A4D687A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06AE0B0F" w14:textId="77777777" w:rsidR="005D7ED3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5DEADFF1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169E01D0" w14:textId="77777777" w:rsidR="005D7ED3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46B83332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2390EC91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09D043A1" w14:textId="5D02FBC6" w:rsidR="005D7ED3" w:rsidRPr="00965C90" w:rsidRDefault="00A413AA" w:rsidP="005D7ED3">
      <w:pPr>
        <w:spacing w:before="0" w:after="0" w:line="240" w:lineRule="auto"/>
        <w:jc w:val="center"/>
        <w:rPr>
          <w:rFonts w:cs="Arial"/>
          <w:caps/>
        </w:rPr>
      </w:pPr>
      <w:r w:rsidRPr="00A413AA">
        <w:rPr>
          <w:rFonts w:cs="Arial"/>
          <w:b/>
          <w:caps/>
          <w:sz w:val="28"/>
          <w:szCs w:val="28"/>
        </w:rPr>
        <w:t>APLICATIVO PARA CONTROLE FINANCEIRO UTILIZANDO FLUTTER</w:t>
      </w:r>
    </w:p>
    <w:p w14:paraId="15BF3FDF" w14:textId="7C2BCCCA" w:rsidR="005D7ED3" w:rsidRPr="006E4D4B" w:rsidRDefault="00A413AA" w:rsidP="00A413AA">
      <w:pPr>
        <w:tabs>
          <w:tab w:val="left" w:pos="5285"/>
        </w:tabs>
        <w:spacing w:before="0" w:after="0" w:line="240" w:lineRule="auto"/>
        <w:jc w:val="left"/>
        <w:rPr>
          <w:rFonts w:cs="Arial"/>
        </w:rPr>
      </w:pPr>
      <w:r>
        <w:rPr>
          <w:rFonts w:cs="Arial"/>
        </w:rPr>
        <w:tab/>
      </w:r>
    </w:p>
    <w:p w14:paraId="65021352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1BAC0B4E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323A72FF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075A7B4E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35390A92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68575575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79766236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4DA2A35C" w14:textId="77777777" w:rsidR="005D7ED3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7361D011" w14:textId="77777777" w:rsidR="005D7ED3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0A781F9B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3D612180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524EFB13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3B02DDFF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780B4E29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64C26285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104A6A40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11DADC3D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143FD27A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6F7A3C47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3F676535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7CA26E01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b/>
          <w:sz w:val="28"/>
        </w:rPr>
      </w:pPr>
      <w:r w:rsidRPr="006E4D4B">
        <w:rPr>
          <w:rFonts w:cs="Arial"/>
          <w:b/>
          <w:sz w:val="28"/>
        </w:rPr>
        <w:t>Assis/SP</w:t>
      </w:r>
    </w:p>
    <w:p w14:paraId="7E630EB3" w14:textId="77587C01" w:rsidR="00045405" w:rsidRDefault="005D7ED3" w:rsidP="00045405">
      <w:pPr>
        <w:spacing w:before="0" w:after="0" w:line="240" w:lineRule="auto"/>
        <w:jc w:val="center"/>
        <w:rPr>
          <w:rFonts w:cs="Arial"/>
          <w:b/>
          <w:sz w:val="28"/>
        </w:rPr>
      </w:pPr>
      <w:r w:rsidRPr="006E4D4B">
        <w:rPr>
          <w:rFonts w:cs="Arial"/>
          <w:b/>
          <w:sz w:val="28"/>
        </w:rPr>
        <w:t>Ano</w:t>
      </w:r>
      <w:r w:rsidR="005A5C13">
        <w:rPr>
          <w:rFonts w:cs="Arial"/>
          <w:b/>
          <w:sz w:val="28"/>
        </w:rPr>
        <w:t xml:space="preserve"> 2020</w:t>
      </w:r>
      <w:r w:rsidR="00045405">
        <w:rPr>
          <w:rFonts w:cs="Arial"/>
          <w:b/>
          <w:sz w:val="28"/>
        </w:rPr>
        <w:br w:type="page"/>
      </w:r>
    </w:p>
    <w:p w14:paraId="3937F06C" w14:textId="1789BE80" w:rsidR="00263A17" w:rsidRDefault="00F32D07" w:rsidP="00263A17">
      <w:pPr>
        <w:jc w:val="center"/>
      </w:pPr>
      <w:r w:rsidRPr="0004133A">
        <w:rPr>
          <w:rFonts w:cs="Arial"/>
          <w:noProof/>
          <w:sz w:val="4"/>
          <w:lang w:eastAsia="pt-BR"/>
        </w:rPr>
        <w:lastRenderedPageBreak/>
        <w:drawing>
          <wp:inline distT="0" distB="0" distL="0" distR="0" wp14:anchorId="120B7BC0" wp14:editId="6761370C">
            <wp:extent cx="5503545" cy="362585"/>
            <wp:effectExtent l="0" t="0" r="1905" b="0"/>
            <wp:docPr id="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36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F41C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0E5AD093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4D005F1C" w14:textId="77777777" w:rsidR="00263A17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224D887F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137A2304" w14:textId="02834F28" w:rsidR="00263A17" w:rsidRPr="006E4D4B" w:rsidRDefault="004C6450" w:rsidP="004C6450">
      <w:pPr>
        <w:tabs>
          <w:tab w:val="left" w:pos="5291"/>
        </w:tabs>
        <w:spacing w:before="0" w:after="0" w:line="240" w:lineRule="auto"/>
        <w:jc w:val="left"/>
        <w:rPr>
          <w:rFonts w:cs="Arial"/>
          <w:sz w:val="28"/>
        </w:rPr>
      </w:pPr>
      <w:r>
        <w:rPr>
          <w:rFonts w:cs="Arial"/>
          <w:sz w:val="28"/>
        </w:rPr>
        <w:tab/>
      </w:r>
    </w:p>
    <w:p w14:paraId="4F9E10BE" w14:textId="591D33D8" w:rsidR="00263A17" w:rsidRPr="00965C90" w:rsidRDefault="004C6450" w:rsidP="00263A17">
      <w:pPr>
        <w:spacing w:before="0" w:after="0" w:line="240" w:lineRule="auto"/>
        <w:jc w:val="center"/>
        <w:rPr>
          <w:rFonts w:cs="Arial"/>
          <w:b/>
          <w:caps/>
          <w:sz w:val="28"/>
        </w:rPr>
      </w:pPr>
      <w:r>
        <w:rPr>
          <w:rFonts w:cs="Arial"/>
          <w:b/>
          <w:caps/>
          <w:sz w:val="28"/>
        </w:rPr>
        <w:t>cristhian nunes dias</w:t>
      </w:r>
    </w:p>
    <w:p w14:paraId="7DF51D0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3F67140B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7078D1EB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661A2219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139B117F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3EFAE4A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3A224790" w14:textId="77777777" w:rsidR="00263A17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50202CF0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7D68D3EB" w14:textId="77777777" w:rsidR="00263A17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3996CB51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6902C075" w14:textId="77777777" w:rsidR="00263A17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299E4722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381BBC2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1B0D9449" w14:textId="764E411D" w:rsidR="00263A17" w:rsidRPr="00965C90" w:rsidRDefault="004C6450" w:rsidP="00263A17">
      <w:pPr>
        <w:spacing w:before="0" w:after="0" w:line="240" w:lineRule="auto"/>
        <w:jc w:val="center"/>
        <w:rPr>
          <w:rFonts w:cs="Arial"/>
          <w:caps/>
        </w:rPr>
      </w:pPr>
      <w:r>
        <w:rPr>
          <w:rFonts w:cs="Arial"/>
          <w:b/>
          <w:caps/>
          <w:sz w:val="28"/>
          <w:szCs w:val="28"/>
        </w:rPr>
        <w:t>aplicativo para controle financeiro utilizando flutter</w:t>
      </w:r>
    </w:p>
    <w:p w14:paraId="72FE7AE0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27BCD2B8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11ECB3B0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40B62E6B" w14:textId="3C495F33" w:rsidR="00263A17" w:rsidRDefault="000E5CB4" w:rsidP="00263A17">
      <w:pPr>
        <w:autoSpaceDN w:val="0"/>
        <w:adjustRightInd w:val="0"/>
        <w:spacing w:before="0" w:after="0" w:line="240" w:lineRule="auto"/>
        <w:ind w:left="4536"/>
        <w:rPr>
          <w:rFonts w:cs="Arial"/>
          <w:color w:val="000000"/>
          <w:sz w:val="20"/>
          <w:szCs w:val="20"/>
          <w:lang w:eastAsia="pt-BR"/>
        </w:rPr>
      </w:pPr>
      <w:del w:id="0" w:author="Almir Camolesi" w:date="2020-08-10T16:58:00Z">
        <w:r w:rsidDel="00886752">
          <w:rPr>
            <w:rFonts w:cs="Arial"/>
            <w:color w:val="000000"/>
            <w:sz w:val="20"/>
            <w:szCs w:val="20"/>
            <w:lang w:eastAsia="pt-BR"/>
          </w:rPr>
          <w:delText>E</w:delText>
        </w:r>
        <w:r w:rsidR="0000131A" w:rsidDel="00886752">
          <w:rPr>
            <w:rFonts w:cs="Arial"/>
            <w:color w:val="000000"/>
            <w:sz w:val="20"/>
            <w:szCs w:val="20"/>
            <w:lang w:eastAsia="pt-BR"/>
          </w:rPr>
          <w:delText>xame de Q</w:delText>
        </w:r>
        <w:r w:rsidDel="00886752">
          <w:rPr>
            <w:rFonts w:cs="Arial"/>
            <w:color w:val="000000"/>
            <w:sz w:val="20"/>
            <w:szCs w:val="20"/>
            <w:lang w:eastAsia="pt-BR"/>
          </w:rPr>
          <w:delText>ualificação</w:delText>
        </w:r>
      </w:del>
      <w:ins w:id="1" w:author="Almir Camolesi" w:date="2020-08-10T16:58:00Z">
        <w:r w:rsidR="00886752">
          <w:rPr>
            <w:rFonts w:cs="Arial"/>
            <w:color w:val="000000"/>
            <w:sz w:val="20"/>
            <w:szCs w:val="20"/>
            <w:lang w:eastAsia="pt-BR"/>
          </w:rPr>
          <w:t>Trabalho de Conclusão de Curso....</w:t>
        </w:r>
      </w:ins>
      <w:r>
        <w:rPr>
          <w:rFonts w:cs="Arial"/>
          <w:color w:val="000000"/>
          <w:sz w:val="20"/>
          <w:szCs w:val="20"/>
          <w:lang w:eastAsia="pt-BR"/>
        </w:rPr>
        <w:t xml:space="preserve"> </w:t>
      </w:r>
      <w:proofErr w:type="gramStart"/>
      <w:r>
        <w:rPr>
          <w:rFonts w:cs="Arial"/>
          <w:color w:val="000000"/>
          <w:sz w:val="20"/>
          <w:szCs w:val="20"/>
          <w:lang w:eastAsia="pt-BR"/>
        </w:rPr>
        <w:t>como</w:t>
      </w:r>
      <w:proofErr w:type="gramEnd"/>
      <w:r>
        <w:rPr>
          <w:rFonts w:cs="Arial"/>
          <w:color w:val="000000"/>
          <w:sz w:val="20"/>
          <w:szCs w:val="20"/>
          <w:lang w:eastAsia="pt-BR"/>
        </w:rPr>
        <w:t xml:space="preserve"> requisito para o </w:t>
      </w:r>
      <w:commentRangeStart w:id="2"/>
      <w:r w:rsidR="006562E0">
        <w:rPr>
          <w:rFonts w:cs="Arial"/>
          <w:color w:val="000000"/>
          <w:sz w:val="20"/>
          <w:szCs w:val="20"/>
          <w:lang w:eastAsia="pt-BR"/>
        </w:rPr>
        <w:t>Trabalho</w:t>
      </w:r>
      <w:commentRangeEnd w:id="2"/>
      <w:r w:rsidR="00886752">
        <w:rPr>
          <w:rStyle w:val="Refdecomentrio"/>
        </w:rPr>
        <w:commentReference w:id="2"/>
      </w:r>
      <w:r w:rsidR="006562E0">
        <w:rPr>
          <w:rFonts w:cs="Arial"/>
          <w:color w:val="000000"/>
          <w:sz w:val="20"/>
          <w:szCs w:val="20"/>
          <w:lang w:eastAsia="pt-BR"/>
        </w:rPr>
        <w:t xml:space="preserve"> </w:t>
      </w:r>
      <w:r w:rsidR="00965C90">
        <w:rPr>
          <w:rFonts w:cs="Arial"/>
          <w:color w:val="000000"/>
          <w:sz w:val="20"/>
          <w:szCs w:val="20"/>
          <w:lang w:eastAsia="pt-BR"/>
        </w:rPr>
        <w:t xml:space="preserve">de </w:t>
      </w:r>
      <w:r w:rsidR="006562E0">
        <w:rPr>
          <w:rFonts w:cs="Arial"/>
          <w:color w:val="000000"/>
          <w:sz w:val="20"/>
          <w:szCs w:val="20"/>
          <w:lang w:eastAsia="pt-BR"/>
        </w:rPr>
        <w:t>Conclusão de Curso</w:t>
      </w:r>
      <w:r w:rsidR="00965C90">
        <w:rPr>
          <w:rFonts w:cs="Arial"/>
          <w:color w:val="000000"/>
          <w:sz w:val="20"/>
          <w:szCs w:val="20"/>
          <w:lang w:eastAsia="pt-BR"/>
        </w:rPr>
        <w:t xml:space="preserve"> apresentado ao curso de</w:t>
      </w:r>
      <w:r w:rsidR="004C6450">
        <w:rPr>
          <w:rFonts w:cs="Arial"/>
          <w:color w:val="000000"/>
          <w:sz w:val="20"/>
          <w:szCs w:val="20"/>
          <w:lang w:eastAsia="pt-BR"/>
        </w:rPr>
        <w:t xml:space="preserve"> Análise e Desenvolvimento de </w:t>
      </w:r>
      <w:r w:rsidR="002B1D97">
        <w:rPr>
          <w:rFonts w:cs="Arial"/>
          <w:color w:val="000000"/>
          <w:sz w:val="20"/>
          <w:szCs w:val="20"/>
          <w:lang w:eastAsia="pt-BR"/>
        </w:rPr>
        <w:t>Sistemas do</w:t>
      </w:r>
      <w:r w:rsidR="00263A17">
        <w:rPr>
          <w:rFonts w:cs="Arial"/>
          <w:color w:val="000000"/>
          <w:sz w:val="20"/>
          <w:szCs w:val="20"/>
          <w:lang w:eastAsia="pt-BR"/>
        </w:rPr>
        <w:t xml:space="preserve"> Instituto Municipal de Ensino Superior de Assis – IMESA e a Fundação Educacional do Município de Assis – FEMA, como requisito parcial à obtenção do Certificado de Conclusão.</w:t>
      </w:r>
    </w:p>
    <w:p w14:paraId="281FA3A7" w14:textId="77777777" w:rsidR="00263A17" w:rsidRDefault="00263A17" w:rsidP="00263A17">
      <w:pPr>
        <w:autoSpaceDN w:val="0"/>
        <w:adjustRightInd w:val="0"/>
        <w:spacing w:before="0" w:after="0" w:line="240" w:lineRule="auto"/>
        <w:ind w:left="4536"/>
        <w:rPr>
          <w:rFonts w:cs="Arial"/>
          <w:color w:val="000000"/>
          <w:sz w:val="20"/>
          <w:szCs w:val="20"/>
          <w:lang w:eastAsia="pt-BR"/>
        </w:rPr>
      </w:pPr>
    </w:p>
    <w:p w14:paraId="60D5FCE8" w14:textId="447E329F" w:rsidR="00263A17" w:rsidRDefault="00D9244B" w:rsidP="00263A17">
      <w:pPr>
        <w:autoSpaceDN w:val="0"/>
        <w:adjustRightInd w:val="0"/>
        <w:spacing w:before="0" w:after="0" w:line="240" w:lineRule="auto"/>
        <w:ind w:left="4536"/>
        <w:rPr>
          <w:rFonts w:cs="Arial"/>
          <w:b/>
          <w:bCs/>
          <w:color w:val="000000"/>
          <w:sz w:val="20"/>
          <w:szCs w:val="20"/>
          <w:lang w:eastAsia="pt-BR"/>
        </w:rPr>
      </w:pPr>
      <w:r>
        <w:rPr>
          <w:rFonts w:cs="Arial"/>
          <w:b/>
          <w:bCs/>
          <w:color w:val="000000"/>
          <w:sz w:val="20"/>
          <w:szCs w:val="20"/>
          <w:lang w:eastAsia="pt-BR"/>
        </w:rPr>
        <w:t>Orientando (</w:t>
      </w:r>
      <w:r w:rsidR="00263A17">
        <w:rPr>
          <w:rFonts w:cs="Arial"/>
          <w:b/>
          <w:bCs/>
          <w:color w:val="000000"/>
          <w:sz w:val="20"/>
          <w:szCs w:val="20"/>
          <w:lang w:eastAsia="pt-BR"/>
        </w:rPr>
        <w:t>a):</w:t>
      </w:r>
      <w:r w:rsidR="004C6450">
        <w:rPr>
          <w:rFonts w:cs="Arial"/>
          <w:b/>
          <w:bCs/>
          <w:color w:val="000000"/>
          <w:sz w:val="20"/>
          <w:szCs w:val="20"/>
          <w:lang w:eastAsia="pt-BR"/>
        </w:rPr>
        <w:t xml:space="preserve"> Cristhian Nunes Dias</w:t>
      </w:r>
    </w:p>
    <w:p w14:paraId="0C5435D0" w14:textId="459322B2" w:rsidR="00263A17" w:rsidRPr="00815B04" w:rsidRDefault="00D9244B" w:rsidP="00263A17">
      <w:pPr>
        <w:autoSpaceDN w:val="0"/>
        <w:adjustRightInd w:val="0"/>
        <w:spacing w:before="0" w:after="0" w:line="240" w:lineRule="auto"/>
        <w:ind w:left="4536"/>
        <w:rPr>
          <w:rFonts w:cs="Arial"/>
          <w:b/>
          <w:bCs/>
          <w:color w:val="000000"/>
          <w:sz w:val="20"/>
          <w:szCs w:val="20"/>
          <w:lang w:eastAsia="pt-BR"/>
        </w:rPr>
      </w:pPr>
      <w:r>
        <w:rPr>
          <w:rFonts w:cs="Arial"/>
          <w:b/>
          <w:bCs/>
          <w:color w:val="000000"/>
          <w:sz w:val="20"/>
          <w:szCs w:val="20"/>
          <w:lang w:eastAsia="pt-BR"/>
        </w:rPr>
        <w:t>Orientador (</w:t>
      </w:r>
      <w:r w:rsidR="00263A17">
        <w:rPr>
          <w:rFonts w:cs="Arial"/>
          <w:b/>
          <w:bCs/>
          <w:color w:val="000000"/>
          <w:sz w:val="20"/>
          <w:szCs w:val="20"/>
          <w:lang w:eastAsia="pt-BR"/>
        </w:rPr>
        <w:t>a):</w:t>
      </w:r>
      <w:r w:rsidR="004C6450">
        <w:rPr>
          <w:rFonts w:cs="Arial"/>
          <w:b/>
          <w:bCs/>
          <w:color w:val="000000"/>
          <w:sz w:val="20"/>
          <w:szCs w:val="20"/>
          <w:lang w:eastAsia="pt-BR"/>
        </w:rPr>
        <w:t xml:space="preserve"> Dr. Almir Rogério Camolesi</w:t>
      </w:r>
    </w:p>
    <w:p w14:paraId="15A124C3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620C0928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02C825D7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53606892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34987D1D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5904845F" w14:textId="77777777" w:rsidR="00263A17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1D570B41" w14:textId="77777777" w:rsidR="00263A17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2F576ED1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50B881CA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5158109A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3A81C53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1F772CE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b/>
          <w:sz w:val="28"/>
        </w:rPr>
      </w:pPr>
      <w:r w:rsidRPr="006E4D4B">
        <w:rPr>
          <w:rFonts w:cs="Arial"/>
          <w:b/>
          <w:sz w:val="28"/>
        </w:rPr>
        <w:t>Assis/SP</w:t>
      </w:r>
    </w:p>
    <w:p w14:paraId="7628FC99" w14:textId="14E41300" w:rsidR="002E68D8" w:rsidRDefault="00263A17" w:rsidP="008C312A">
      <w:pPr>
        <w:spacing w:before="0" w:after="0" w:line="240" w:lineRule="auto"/>
        <w:jc w:val="center"/>
        <w:rPr>
          <w:rFonts w:cs="Arial"/>
          <w:b/>
          <w:sz w:val="28"/>
        </w:rPr>
      </w:pPr>
      <w:r w:rsidRPr="006E4D4B">
        <w:rPr>
          <w:rFonts w:cs="Arial"/>
          <w:b/>
          <w:sz w:val="28"/>
        </w:rPr>
        <w:t>Ano</w:t>
      </w:r>
      <w:r w:rsidR="002B1D97">
        <w:rPr>
          <w:rFonts w:cs="Arial"/>
          <w:b/>
          <w:sz w:val="28"/>
        </w:rPr>
        <w:t xml:space="preserve"> 20</w:t>
      </w:r>
      <w:r w:rsidR="00AB22CA">
        <w:rPr>
          <w:rFonts w:cs="Arial"/>
          <w:b/>
          <w:sz w:val="28"/>
        </w:rPr>
        <w:t>20</w:t>
      </w:r>
      <w:r>
        <w:rPr>
          <w:rFonts w:cs="Arial"/>
          <w:b/>
          <w:sz w:val="28"/>
        </w:rPr>
        <w:br w:type="page"/>
      </w:r>
    </w:p>
    <w:p w14:paraId="1D6F6854" w14:textId="19A969B3" w:rsidR="00A81ED7" w:rsidRPr="000E1A20" w:rsidRDefault="008C312A" w:rsidP="00A81ED7">
      <w:pPr>
        <w:spacing w:before="0" w:after="0" w:line="240" w:lineRule="auto"/>
        <w:jc w:val="center"/>
        <w:rPr>
          <w:rFonts w:cs="Arial"/>
          <w:b/>
          <w:caps/>
          <w:sz w:val="28"/>
          <w:szCs w:val="28"/>
        </w:rPr>
      </w:pPr>
      <w:r w:rsidRPr="000E1A20">
        <w:rPr>
          <w:rFonts w:cs="Arial"/>
          <w:b/>
          <w:caps/>
          <w:sz w:val="28"/>
          <w:szCs w:val="28"/>
        </w:rPr>
        <w:lastRenderedPageBreak/>
        <w:t>aplicativo para controle financeiro utilizando flutter</w:t>
      </w:r>
    </w:p>
    <w:p w14:paraId="560223F9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2B2AEFE9" w14:textId="77777777" w:rsidR="00A81ED7" w:rsidRDefault="00A81ED7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29427910" w14:textId="77777777" w:rsidR="00A81ED7" w:rsidRDefault="00A81ED7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762B3639" w14:textId="77777777" w:rsidR="00053C44" w:rsidRDefault="00053C44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72CC199F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1AFFDEC7" w14:textId="77777777" w:rsidR="00A81ED7" w:rsidRP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65122F10" w14:textId="2C9E93B0" w:rsidR="00A81ED7" w:rsidRPr="00053C44" w:rsidRDefault="00333EFC" w:rsidP="00A81ED7">
      <w:pPr>
        <w:spacing w:before="0" w:after="0" w:line="240" w:lineRule="auto"/>
        <w:jc w:val="center"/>
        <w:rPr>
          <w:rFonts w:cs="Arial"/>
          <w:caps/>
        </w:rPr>
      </w:pPr>
      <w:r>
        <w:rPr>
          <w:rFonts w:cs="Arial"/>
          <w:caps/>
        </w:rPr>
        <w:t>cristhian nunes dias</w:t>
      </w:r>
    </w:p>
    <w:p w14:paraId="05A4708D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107E8EBE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6236C75E" w14:textId="77777777" w:rsid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6A8B51C3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7DCCA643" w14:textId="77777777" w:rsidR="00053C44" w:rsidRPr="006E4D4B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2F136548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16214843" w14:textId="0A3103A9" w:rsidR="00A81ED7" w:rsidRPr="006E4D4B" w:rsidRDefault="0000131A" w:rsidP="00A81ED7">
      <w:pPr>
        <w:autoSpaceDN w:val="0"/>
        <w:adjustRightInd w:val="0"/>
        <w:spacing w:before="0" w:after="0" w:line="240" w:lineRule="auto"/>
        <w:ind w:left="4536"/>
        <w:rPr>
          <w:rFonts w:cs="Arial"/>
        </w:rPr>
      </w:pPr>
      <w:r>
        <w:rPr>
          <w:rFonts w:cs="Arial"/>
          <w:color w:val="000000"/>
          <w:sz w:val="20"/>
          <w:szCs w:val="20"/>
          <w:lang w:eastAsia="pt-BR"/>
        </w:rPr>
        <w:t xml:space="preserve">Exame de Qualificação como requisito para o </w:t>
      </w:r>
      <w:r w:rsidR="00A81ED7">
        <w:rPr>
          <w:rFonts w:cs="Arial"/>
          <w:color w:val="000000"/>
          <w:sz w:val="20"/>
          <w:szCs w:val="20"/>
          <w:lang w:eastAsia="pt-BR"/>
        </w:rPr>
        <w:t xml:space="preserve">Trabalho de Conclusão de Curso apresentado ao Instituto </w:t>
      </w:r>
      <w:commentRangeStart w:id="3"/>
      <w:r w:rsidR="00A81ED7">
        <w:rPr>
          <w:rFonts w:cs="Arial"/>
          <w:color w:val="000000"/>
          <w:sz w:val="20"/>
          <w:szCs w:val="20"/>
          <w:lang w:eastAsia="pt-BR"/>
        </w:rPr>
        <w:t>Municipal</w:t>
      </w:r>
      <w:commentRangeEnd w:id="3"/>
      <w:r w:rsidR="00886752">
        <w:rPr>
          <w:rStyle w:val="Refdecomentrio"/>
        </w:rPr>
        <w:commentReference w:id="3"/>
      </w:r>
      <w:r w:rsidR="00A81ED7">
        <w:rPr>
          <w:rFonts w:cs="Arial"/>
          <w:color w:val="000000"/>
          <w:sz w:val="20"/>
          <w:szCs w:val="20"/>
          <w:lang w:eastAsia="pt-BR"/>
        </w:rPr>
        <w:t xml:space="preserve"> de Ensino Superior de Assis, como requisito do Curso de Graduação, avaliado pela seguinte comissão examinadora:</w:t>
      </w:r>
    </w:p>
    <w:p w14:paraId="15DDE24C" w14:textId="77777777" w:rsid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7C3F3AAC" w14:textId="77777777" w:rsidR="00EB6115" w:rsidRPr="006E4D4B" w:rsidRDefault="00EB6115" w:rsidP="00A81ED7">
      <w:pPr>
        <w:spacing w:before="0" w:after="0" w:line="240" w:lineRule="auto"/>
        <w:jc w:val="center"/>
        <w:rPr>
          <w:rFonts w:cs="Arial"/>
        </w:rPr>
      </w:pPr>
    </w:p>
    <w:p w14:paraId="20BADA1D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3B4E474D" w14:textId="77777777" w:rsid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45123ABA" w14:textId="77777777" w:rsidR="00053C44" w:rsidRPr="006E4D4B" w:rsidRDefault="00053C44" w:rsidP="00A81ED7">
      <w:pPr>
        <w:spacing w:before="0" w:after="0" w:line="240" w:lineRule="auto"/>
        <w:jc w:val="center"/>
        <w:rPr>
          <w:rFonts w:cs="Arial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670"/>
        <w:gridCol w:w="6369"/>
      </w:tblGrid>
      <w:tr w:rsidR="00A81ED7" w:rsidRPr="0004133A" w14:paraId="45F075E7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6763BEAB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  <w:b/>
              </w:rPr>
            </w:pPr>
            <w:r w:rsidRPr="0004133A">
              <w:rPr>
                <w:rFonts w:cs="Arial"/>
                <w:b/>
              </w:rPr>
              <w:t>Orientador:</w:t>
            </w:r>
          </w:p>
        </w:tc>
        <w:tc>
          <w:tcPr>
            <w:tcW w:w="6369" w:type="dxa"/>
            <w:tcBorders>
              <w:bottom w:val="single" w:sz="4" w:space="0" w:color="auto"/>
            </w:tcBorders>
            <w:shd w:val="clear" w:color="auto" w:fill="auto"/>
          </w:tcPr>
          <w:p w14:paraId="7896A2CC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  <w:tr w:rsidR="00A81ED7" w:rsidRPr="0004133A" w14:paraId="22DC5D02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34E7FA42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tcBorders>
              <w:top w:val="single" w:sz="4" w:space="0" w:color="auto"/>
            </w:tcBorders>
            <w:shd w:val="clear" w:color="auto" w:fill="auto"/>
          </w:tcPr>
          <w:p w14:paraId="42787990" w14:textId="3BEB5B73" w:rsidR="00A81ED7" w:rsidRPr="0004133A" w:rsidRDefault="00333EFC" w:rsidP="0004133A">
            <w:pPr>
              <w:spacing w:before="0" w:after="0" w:line="24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Dr. Almir Rogério Camolesi</w:t>
            </w:r>
          </w:p>
        </w:tc>
      </w:tr>
      <w:tr w:rsidR="00A81ED7" w:rsidRPr="0004133A" w14:paraId="30A4F2D0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7AE8EB71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shd w:val="clear" w:color="auto" w:fill="auto"/>
          </w:tcPr>
          <w:p w14:paraId="549D4676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  <w:tr w:rsidR="00A81ED7" w:rsidRPr="0004133A" w14:paraId="51D22A97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4303D627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  <w:b/>
              </w:rPr>
            </w:pPr>
            <w:r w:rsidRPr="0004133A">
              <w:rPr>
                <w:rFonts w:cs="Arial"/>
                <w:b/>
              </w:rPr>
              <w:t>Examinador:</w:t>
            </w:r>
          </w:p>
        </w:tc>
        <w:tc>
          <w:tcPr>
            <w:tcW w:w="6369" w:type="dxa"/>
            <w:tcBorders>
              <w:bottom w:val="single" w:sz="4" w:space="0" w:color="auto"/>
            </w:tcBorders>
            <w:shd w:val="clear" w:color="auto" w:fill="auto"/>
          </w:tcPr>
          <w:p w14:paraId="053B5FAD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  <w:tr w:rsidR="00A81ED7" w:rsidRPr="0004133A" w14:paraId="5C3427E3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06B8CC49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tcBorders>
              <w:top w:val="single" w:sz="4" w:space="0" w:color="auto"/>
            </w:tcBorders>
            <w:shd w:val="clear" w:color="auto" w:fill="auto"/>
          </w:tcPr>
          <w:p w14:paraId="7A81AF6F" w14:textId="0EC11A5E" w:rsidR="00A81ED7" w:rsidRPr="0004133A" w:rsidRDefault="00D26C33" w:rsidP="0004133A">
            <w:pPr>
              <w:spacing w:before="0" w:after="0" w:line="24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Dr. Osmar Aparecido </w:t>
            </w:r>
            <w:commentRangeStart w:id="4"/>
            <w:r>
              <w:rPr>
                <w:rFonts w:cs="Arial"/>
              </w:rPr>
              <w:t>Machado</w:t>
            </w:r>
            <w:commentRangeEnd w:id="4"/>
            <w:r w:rsidR="00071BFF">
              <w:rPr>
                <w:rStyle w:val="Refdecomentrio"/>
              </w:rPr>
              <w:commentReference w:id="4"/>
            </w:r>
          </w:p>
        </w:tc>
      </w:tr>
      <w:tr w:rsidR="00A81ED7" w:rsidRPr="0004133A" w14:paraId="754E2439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57EB2553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shd w:val="clear" w:color="auto" w:fill="auto"/>
          </w:tcPr>
          <w:p w14:paraId="7303D6A3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  <w:tr w:rsidR="00A81ED7" w:rsidRPr="0004133A" w14:paraId="317BE2FD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51D08608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shd w:val="clear" w:color="auto" w:fill="auto"/>
          </w:tcPr>
          <w:p w14:paraId="47B2CD54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  <w:tr w:rsidR="00A81ED7" w:rsidRPr="0004133A" w14:paraId="1D924125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78BFC4B8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shd w:val="clear" w:color="auto" w:fill="auto"/>
          </w:tcPr>
          <w:p w14:paraId="6FEACB9D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</w:tbl>
    <w:p w14:paraId="0ED9ECB4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595A7B13" w14:textId="77777777" w:rsid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7F305EE4" w14:textId="77777777" w:rsid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7DB54C9B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2F48D936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18C1ACAF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590A74AA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012A755A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54E4BE22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665F0048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659ABEF8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7C9D10BF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30987BBB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64CF70A6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05218798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7DA2C4E1" w14:textId="77698ABA" w:rsidR="00D40978" w:rsidRDefault="00A81ED7" w:rsidP="00D9244B">
      <w:pPr>
        <w:spacing w:before="0" w:after="0" w:line="240" w:lineRule="auto"/>
        <w:jc w:val="center"/>
        <w:rPr>
          <w:rFonts w:cs="Arial"/>
        </w:rPr>
      </w:pPr>
      <w:r w:rsidRPr="00053C44">
        <w:rPr>
          <w:rFonts w:cs="Arial"/>
        </w:rPr>
        <w:t>Assis/SP</w:t>
      </w:r>
      <w:r w:rsidR="00D9244B">
        <w:rPr>
          <w:rFonts w:cs="Arial"/>
        </w:rPr>
        <w:br/>
      </w:r>
      <w:r w:rsidRPr="00053C44">
        <w:rPr>
          <w:rFonts w:cs="Arial"/>
        </w:rPr>
        <w:t>Ano</w:t>
      </w:r>
      <w:r w:rsidR="00886C24">
        <w:rPr>
          <w:rFonts w:cs="Arial"/>
        </w:rPr>
        <w:t xml:space="preserve"> 20</w:t>
      </w:r>
      <w:r w:rsidR="00B662FB">
        <w:rPr>
          <w:rFonts w:cs="Arial"/>
        </w:rPr>
        <w:t>20</w:t>
      </w:r>
    </w:p>
    <w:p w14:paraId="4C529D66" w14:textId="77777777" w:rsidR="00D40978" w:rsidRPr="00D72E51" w:rsidRDefault="00D40978" w:rsidP="00D40978">
      <w:pPr>
        <w:spacing w:before="0" w:after="960" w:line="240" w:lineRule="auto"/>
        <w:jc w:val="center"/>
        <w:rPr>
          <w:rFonts w:cs="Arial"/>
          <w:b/>
          <w:caps/>
          <w:sz w:val="28"/>
        </w:rPr>
      </w:pPr>
      <w:r>
        <w:rPr>
          <w:rFonts w:cs="Arial"/>
        </w:rPr>
        <w:br w:type="page"/>
      </w:r>
      <w:r w:rsidRPr="00D72E51">
        <w:rPr>
          <w:rFonts w:cs="Arial"/>
          <w:b/>
          <w:caps/>
          <w:sz w:val="28"/>
        </w:rPr>
        <w:lastRenderedPageBreak/>
        <w:t>dedicatória</w:t>
      </w:r>
    </w:p>
    <w:p w14:paraId="186D3783" w14:textId="3F5AB78D" w:rsidR="00E5053E" w:rsidRDefault="00D40978" w:rsidP="00D40978">
      <w:pPr>
        <w:spacing w:before="0" w:after="160" w:line="259" w:lineRule="auto"/>
        <w:jc w:val="left"/>
        <w:rPr>
          <w:rFonts w:cs="Arial"/>
          <w:b/>
          <w:sz w:val="28"/>
        </w:rPr>
      </w:pPr>
      <w:r w:rsidRPr="00D72E51">
        <w:rPr>
          <w:rFonts w:cs="Arial"/>
          <w:b/>
          <w:noProof/>
          <w:sz w:val="28"/>
          <w:lang w:eastAsia="pt-B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0F74DD2" wp14:editId="1A7131BB">
                <wp:simplePos x="0" y="0"/>
                <wp:positionH relativeFrom="margin">
                  <wp:posOffset>2557145</wp:posOffset>
                </wp:positionH>
                <wp:positionV relativeFrom="margin">
                  <wp:posOffset>6781165</wp:posOffset>
                </wp:positionV>
                <wp:extent cx="3535045" cy="1404620"/>
                <wp:effectExtent l="0" t="0" r="825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50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FAA484" w14:textId="1E53E3DB" w:rsidR="002149C0" w:rsidRPr="00D40978" w:rsidRDefault="002149C0" w:rsidP="00D40978">
                            <w:pPr>
                              <w:spacing w:before="0" w:after="0" w:line="276" w:lineRule="auto"/>
                            </w:pPr>
                            <w:r w:rsidRPr="00D40978">
                              <w:t xml:space="preserve">Dedico este trabalho primeiramente a Deus que está sempre me dando forças para continuar apesar de todas as dificuldades, </w:t>
                            </w:r>
                            <w:r>
                              <w:t>a minha mãe Vera Lúcia Nunes Dias e meu pai Aparecido Ferreira Dias que sempre me cobraram e me ajudaram para estudar e ter uma vida melhor. Da mesma forma dedico-o para meu amigo, professor e orientador Almir Rogério Camolesi por sempre confiar no meu potencial, me ensinar tudo que sei hoje e me dar forças para continuar.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0F74DD2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201.35pt;margin-top:533.95pt;width:278.3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" stroked="f">
                <v:textbox style="mso-fit-shape-to-text:t">
                  <w:txbxContent>
                    <w:p w14:paraId="18FAA484" w14:textId="1E53E3DB" w:rsidR="002149C0" w:rsidRPr="00D40978" w:rsidRDefault="002149C0" w:rsidP="00D40978">
                      <w:pPr>
                        <w:spacing w:before="0" w:after="0" w:line="276" w:lineRule="auto"/>
                      </w:pPr>
                      <w:r w:rsidRPr="00D40978">
                        <w:t xml:space="preserve">Dedico este trabalho primeiramente a Deus que está sempre me dando forças para continuar apesar de todas as dificuldades, </w:t>
                      </w:r>
                      <w:r>
                        <w:t>a minha mãe Vera Lúcia Nunes Dias e meu pai Aparecido Ferreira Dias que sempre me cobraram e me ajudaram para estudar e ter uma vida melhor. Da mesma forma dedico-o para meu amigo, professor e orientador Almir Rogério Camolesi por sempre confiar no meu potencial, me ensinar tudo que sei hoje e me dar forças para continuar.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rFonts w:cs="Arial"/>
          <w:b/>
          <w:sz w:val="28"/>
        </w:rPr>
        <w:br w:type="page"/>
      </w:r>
    </w:p>
    <w:p w14:paraId="005519C9" w14:textId="137015AF" w:rsidR="00E5053E" w:rsidRDefault="00E5053E" w:rsidP="00E5053E">
      <w:pPr>
        <w:spacing w:before="0" w:after="960" w:line="240" w:lineRule="auto"/>
        <w:jc w:val="center"/>
        <w:rPr>
          <w:rFonts w:cs="Arial"/>
          <w:b/>
          <w:caps/>
          <w:sz w:val="28"/>
        </w:rPr>
      </w:pPr>
      <w:r w:rsidRPr="00DF424F">
        <w:rPr>
          <w:rFonts w:cs="Arial"/>
          <w:b/>
          <w:caps/>
          <w:sz w:val="28"/>
        </w:rPr>
        <w:lastRenderedPageBreak/>
        <w:t>Agradecimento</w:t>
      </w:r>
      <w:r>
        <w:rPr>
          <w:rFonts w:cs="Arial"/>
          <w:b/>
          <w:caps/>
          <w:sz w:val="28"/>
        </w:rPr>
        <w:t>s</w:t>
      </w:r>
    </w:p>
    <w:p w14:paraId="7B49CD77" w14:textId="73B13F55" w:rsidR="00FC74E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 xml:space="preserve">Agradeço a Deus por sempre estar do meu lado, me ajudando e dando forças para continuar e por me dar condições físicas e psicológicas para trabalhar e </w:t>
      </w:r>
      <w:r w:rsidR="00B04A8F">
        <w:rPr>
          <w:rFonts w:eastAsia="Times New Roman" w:cs="Arial"/>
          <w:szCs w:val="24"/>
          <w:lang w:eastAsia="pt-BR"/>
        </w:rPr>
        <w:t xml:space="preserve">continuar estudando. Por toda a </w:t>
      </w:r>
      <w:r w:rsidR="00FC74EE">
        <w:rPr>
          <w:rFonts w:eastAsia="Times New Roman" w:cs="Arial"/>
          <w:szCs w:val="24"/>
          <w:lang w:eastAsia="pt-BR"/>
        </w:rPr>
        <w:t xml:space="preserve">experiência vivida e </w:t>
      </w:r>
      <w:r w:rsidR="00B04A8F">
        <w:rPr>
          <w:rFonts w:eastAsia="Times New Roman" w:cs="Arial"/>
          <w:szCs w:val="24"/>
          <w:lang w:eastAsia="pt-BR"/>
        </w:rPr>
        <w:t xml:space="preserve">a </w:t>
      </w:r>
      <w:r w:rsidR="00FC74EE">
        <w:rPr>
          <w:rFonts w:eastAsia="Times New Roman" w:cs="Arial"/>
          <w:szCs w:val="24"/>
          <w:lang w:eastAsia="pt-BR"/>
        </w:rPr>
        <w:t>sabedoria que me foi dada.</w:t>
      </w:r>
    </w:p>
    <w:p w14:paraId="5BCAF043" w14:textId="7E9A5F58" w:rsidR="00E5053E" w:rsidRDefault="00FC74E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 xml:space="preserve">Agradeço aos meus pais Aparecido Ferreira Dias e Vera Lúcia Nunes Dias por sempre me ajudar a conquistar tudo que tenho hoje, e por me dar privilégios que foram cruciais para o término desse trabalho. </w:t>
      </w:r>
      <w:r w:rsidR="00D9244B">
        <w:rPr>
          <w:rFonts w:eastAsia="Times New Roman" w:cs="Arial"/>
          <w:szCs w:val="24"/>
          <w:lang w:eastAsia="pt-BR"/>
        </w:rPr>
        <w:t>Pelo apoio incondicional</w:t>
      </w:r>
      <w:r w:rsidR="006E69FE">
        <w:rPr>
          <w:rFonts w:eastAsia="Times New Roman" w:cs="Arial"/>
          <w:szCs w:val="24"/>
          <w:lang w:eastAsia="pt-BR"/>
        </w:rPr>
        <w:t xml:space="preserve"> que me proporcionaram desde sempre.</w:t>
      </w:r>
    </w:p>
    <w:p w14:paraId="4BC3E65F" w14:textId="5B610676" w:rsidR="00A4402A" w:rsidRDefault="00A4402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>Agradeço aos meus amigos de trabalho e de faculdade que me ajudaram nesse caminho, pela paciência e pela confiança.</w:t>
      </w:r>
    </w:p>
    <w:p w14:paraId="3441BE20" w14:textId="23EC66A3" w:rsidR="00A4402A" w:rsidRDefault="00A4402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 xml:space="preserve">Agradeço principalmente ao meu amigo, professor e orientador Dr. Almir Rogério </w:t>
      </w:r>
      <w:commentRangeStart w:id="5"/>
      <w:r>
        <w:rPr>
          <w:rFonts w:eastAsia="Times New Roman" w:cs="Arial"/>
          <w:szCs w:val="24"/>
          <w:lang w:eastAsia="pt-BR"/>
        </w:rPr>
        <w:t>Camolesi</w:t>
      </w:r>
      <w:commentRangeEnd w:id="5"/>
      <w:r w:rsidR="00886752">
        <w:rPr>
          <w:rStyle w:val="Refdecomentrio"/>
        </w:rPr>
        <w:commentReference w:id="5"/>
      </w:r>
      <w:r>
        <w:rPr>
          <w:rFonts w:eastAsia="Times New Roman" w:cs="Arial"/>
          <w:szCs w:val="24"/>
          <w:lang w:eastAsia="pt-BR"/>
        </w:rPr>
        <w:t>, por sempre me ajudar a crescer profissionalmente</w:t>
      </w:r>
      <w:r w:rsidR="00050773">
        <w:rPr>
          <w:rFonts w:eastAsia="Times New Roman" w:cs="Arial"/>
          <w:szCs w:val="24"/>
          <w:lang w:eastAsia="pt-BR"/>
        </w:rPr>
        <w:t xml:space="preserve"> e individualmente</w:t>
      </w:r>
      <w:r>
        <w:rPr>
          <w:rFonts w:eastAsia="Times New Roman" w:cs="Arial"/>
          <w:szCs w:val="24"/>
          <w:lang w:eastAsia="pt-BR"/>
        </w:rPr>
        <w:t>, por estar comigo</w:t>
      </w:r>
      <w:r w:rsidR="00050773">
        <w:rPr>
          <w:rFonts w:eastAsia="Times New Roman" w:cs="Arial"/>
          <w:szCs w:val="24"/>
          <w:lang w:eastAsia="pt-BR"/>
        </w:rPr>
        <w:t xml:space="preserve"> nessa caminhada estressante, e toda vez utilizando seu vasto conhecimento para nos ensinar</w:t>
      </w:r>
      <w:r w:rsidR="00537307">
        <w:rPr>
          <w:rFonts w:eastAsia="Times New Roman" w:cs="Arial"/>
          <w:szCs w:val="24"/>
          <w:lang w:eastAsia="pt-BR"/>
        </w:rPr>
        <w:t xml:space="preserve"> e motivar par melhorar</w:t>
      </w:r>
      <w:r w:rsidR="00050773">
        <w:rPr>
          <w:rFonts w:eastAsia="Times New Roman" w:cs="Arial"/>
          <w:szCs w:val="24"/>
          <w:lang w:eastAsia="pt-BR"/>
        </w:rPr>
        <w:t>. Pois trata-se de uma pessoa que quer o bem de seus alunos</w:t>
      </w:r>
      <w:r w:rsidR="0023203F">
        <w:rPr>
          <w:rFonts w:eastAsia="Times New Roman" w:cs="Arial"/>
          <w:szCs w:val="24"/>
          <w:lang w:eastAsia="pt-BR"/>
        </w:rPr>
        <w:t xml:space="preserve"> acima de tudo</w:t>
      </w:r>
      <w:r w:rsidR="00050773">
        <w:rPr>
          <w:rFonts w:eastAsia="Times New Roman" w:cs="Arial"/>
          <w:szCs w:val="24"/>
          <w:lang w:eastAsia="pt-BR"/>
        </w:rPr>
        <w:t>.</w:t>
      </w:r>
      <w:r>
        <w:rPr>
          <w:rFonts w:eastAsia="Times New Roman" w:cs="Arial"/>
          <w:szCs w:val="24"/>
          <w:lang w:eastAsia="pt-BR"/>
        </w:rPr>
        <w:t xml:space="preserve"> </w:t>
      </w:r>
    </w:p>
    <w:p w14:paraId="75E0CC34" w14:textId="17FA2621" w:rsidR="00790CBA" w:rsidRDefault="00790C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 xml:space="preserve">Agradeço </w:t>
      </w:r>
      <w:r w:rsidR="00D9244B">
        <w:rPr>
          <w:rFonts w:eastAsia="Times New Roman" w:cs="Arial"/>
          <w:szCs w:val="24"/>
          <w:lang w:eastAsia="pt-BR"/>
        </w:rPr>
        <w:t>a</w:t>
      </w:r>
      <w:r>
        <w:rPr>
          <w:rFonts w:eastAsia="Times New Roman" w:cs="Arial"/>
          <w:szCs w:val="24"/>
          <w:lang w:eastAsia="pt-BR"/>
        </w:rPr>
        <w:t xml:space="preserve"> você que está</w:t>
      </w:r>
      <w:r w:rsidR="00B65D99">
        <w:rPr>
          <w:rFonts w:eastAsia="Times New Roman" w:cs="Arial"/>
          <w:szCs w:val="24"/>
          <w:lang w:eastAsia="pt-BR"/>
        </w:rPr>
        <w:t xml:space="preserve"> lendo meu trabalho.</w:t>
      </w:r>
    </w:p>
    <w:p w14:paraId="4DFC862F" w14:textId="77777777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6BB487F9" w14:textId="77777777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07D13F91" w14:textId="77777777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01804491" w14:textId="77777777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30D32C91" w14:textId="77B2F557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61286C78" w14:textId="52913301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66D62FA0" w14:textId="66122017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41EE0CE1" w14:textId="6E4D709C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6470E1F6" w14:textId="2D5B8CD3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59998C7B" w14:textId="16778193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72AF3D05" w14:textId="3304317A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47C4F010" w14:textId="190EB8D0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306191DE" w14:textId="089A8B32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2A25B2CD" w14:textId="075B31E9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61F3844E" w14:textId="77777777" w:rsidR="008B41BA" w:rsidRDefault="008B41BA" w:rsidP="00E5053E">
      <w:pPr>
        <w:spacing w:before="0" w:after="960" w:line="240" w:lineRule="auto"/>
        <w:rPr>
          <w:rFonts w:cs="Arial"/>
          <w:b/>
          <w:caps/>
          <w:sz w:val="28"/>
        </w:rPr>
      </w:pPr>
    </w:p>
    <w:p w14:paraId="034926B3" w14:textId="04C35583" w:rsidR="00E5053E" w:rsidRDefault="008B41BA" w:rsidP="008B41BA">
      <w:pPr>
        <w:jc w:val="right"/>
      </w:pPr>
      <w:r w:rsidRPr="00D72E51"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14D7CDC" wp14:editId="10107209">
                <wp:simplePos x="0" y="0"/>
                <wp:positionH relativeFrom="margin">
                  <wp:posOffset>2872798</wp:posOffset>
                </wp:positionH>
                <wp:positionV relativeFrom="margin">
                  <wp:posOffset>7864689</wp:posOffset>
                </wp:positionV>
                <wp:extent cx="3535045" cy="1404620"/>
                <wp:effectExtent l="0" t="0" r="8255" b="6350"/>
                <wp:wrapSquare wrapText="bothSides"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50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7A5C0A" w14:textId="34FF26B0" w:rsidR="002149C0" w:rsidRDefault="002149C0" w:rsidP="008B41BA">
                            <w:pPr>
                              <w:spacing w:before="100" w:beforeAutospacing="1" w:after="0" w:line="240" w:lineRule="auto"/>
                            </w:pPr>
                            <w:r>
                              <w:t>“</w:t>
                            </w:r>
                            <w:r w:rsidRPr="008B41BA">
                              <w:t>Não espere o futuro mudar tua vida, porque o futuro é a consequência do presente.</w:t>
                            </w:r>
                            <w:r>
                              <w:t xml:space="preserve"> 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4D7CDC" id="_x0000_s1027" type="#_x0000_t202" style="position:absolute;left:0;text-align:left;margin-left:226.2pt;margin-top:619.25pt;width:278.3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" stroked="f">
                <v:textbox style="mso-fit-shape-to-text:t">
                  <w:txbxContent>
                    <w:p w14:paraId="727A5C0A" w14:textId="34FF26B0" w:rsidR="002149C0" w:rsidRDefault="002149C0" w:rsidP="008B41BA">
                      <w:pPr>
                        <w:spacing w:before="100" w:beforeAutospacing="1" w:after="0" w:line="240" w:lineRule="auto"/>
                      </w:pPr>
                      <w:r>
                        <w:t>“</w:t>
                      </w:r>
                      <w:r w:rsidRPr="008B41BA">
                        <w:t>Não espere o futuro mudar tua vida, porque o futuro é a consequência do presente.</w:t>
                      </w:r>
                      <w:r>
                        <w:t xml:space="preserve"> ”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t>Racionais Mc’s</w:t>
      </w:r>
    </w:p>
    <w:p w14:paraId="20CA7A9E" w14:textId="77777777" w:rsidR="00927158" w:rsidRDefault="00927158" w:rsidP="00927158">
      <w:pPr>
        <w:spacing w:before="0" w:after="160" w:line="259" w:lineRule="auto"/>
        <w:jc w:val="center"/>
        <w:rPr>
          <w:rFonts w:cs="Arial"/>
          <w:b/>
          <w:caps/>
          <w:sz w:val="28"/>
        </w:rPr>
      </w:pPr>
      <w:r w:rsidRPr="00200FC3">
        <w:rPr>
          <w:rFonts w:cs="Arial"/>
          <w:b/>
          <w:caps/>
          <w:sz w:val="28"/>
        </w:rPr>
        <w:lastRenderedPageBreak/>
        <w:t>Resumo</w:t>
      </w:r>
    </w:p>
    <w:p w14:paraId="496D07AB" w14:textId="77777777" w:rsidR="00625EA6" w:rsidRPr="00AD73B2" w:rsidRDefault="00625EA6" w:rsidP="00927158">
      <w:pPr>
        <w:spacing w:before="0" w:after="160" w:line="259" w:lineRule="auto"/>
        <w:jc w:val="center"/>
        <w:rPr>
          <w:rFonts w:cs="Arial"/>
          <w:b/>
          <w:sz w:val="28"/>
        </w:rPr>
      </w:pPr>
    </w:p>
    <w:p w14:paraId="222F04D4" w14:textId="465F79A1" w:rsidR="00927158" w:rsidRDefault="00191186" w:rsidP="00191186">
      <w:pPr>
        <w:spacing w:before="0" w:after="0" w:line="240" w:lineRule="auto"/>
      </w:pPr>
      <w:r>
        <w:t xml:space="preserve">As empresas hoje precisam de desenvolvimento produtivo e com uma ótima qualidade de sotfware, </w:t>
      </w:r>
      <w:r w:rsidR="00B4577E">
        <w:t xml:space="preserve">e </w:t>
      </w:r>
      <w:r>
        <w:t xml:space="preserve">isso não é nenhuma novidade. </w:t>
      </w:r>
      <w:r w:rsidR="00B4577E">
        <w:t>Dito</w:t>
      </w:r>
      <w:r>
        <w:t xml:space="preserve"> isso</w:t>
      </w:r>
      <w:r w:rsidR="00B4577E">
        <w:t>,</w:t>
      </w:r>
      <w:r>
        <w:t xml:space="preserve"> foram lançadas várias tecnologias para auxiliar, porém a que será falada nesse trabalho é </w:t>
      </w:r>
      <w:r w:rsidR="00A444F2">
        <w:t>o Flutter, que através dele será desenvolvido um aplicativo de controle financeiro.</w:t>
      </w:r>
    </w:p>
    <w:p w14:paraId="1E3B5C37" w14:textId="35DD04EA" w:rsidR="00AE6190" w:rsidRDefault="00AE6190" w:rsidP="00191186">
      <w:pPr>
        <w:spacing w:before="0" w:after="0" w:line="240" w:lineRule="auto"/>
      </w:pPr>
      <w:r>
        <w:t>O objetivo do presente trabalho é o controle financeiro de forma simples</w:t>
      </w:r>
      <w:r w:rsidR="00E5296B">
        <w:t xml:space="preserve"> e objetiva</w:t>
      </w:r>
      <w:r>
        <w:t xml:space="preserve"> com ênfase no desenvolvi</w:t>
      </w:r>
      <w:r w:rsidR="00490BEC">
        <w:t xml:space="preserve">mento com a ferramenta Flutter, de forma que, </w:t>
      </w:r>
      <w:r w:rsidR="007029D8">
        <w:t xml:space="preserve">os leitores </w:t>
      </w:r>
      <w:r w:rsidR="00490BEC">
        <w:t>inspire</w:t>
      </w:r>
      <w:r w:rsidR="007029D8">
        <w:t>m</w:t>
      </w:r>
      <w:r w:rsidR="00490BEC">
        <w:t xml:space="preserve">-se por essa </w:t>
      </w:r>
      <w:r w:rsidR="004D6AB0">
        <w:t xml:space="preserve">nova </w:t>
      </w:r>
      <w:r w:rsidR="00490BEC">
        <w:t xml:space="preserve">tecnologia da Google. </w:t>
      </w:r>
    </w:p>
    <w:p w14:paraId="00D902C0" w14:textId="77777777" w:rsidR="00927158" w:rsidRDefault="00927158" w:rsidP="00927158">
      <w:pPr>
        <w:spacing w:before="0" w:after="0" w:line="240" w:lineRule="auto"/>
        <w:ind w:firstLine="708"/>
      </w:pPr>
    </w:p>
    <w:p w14:paraId="204B290A" w14:textId="560F2A7E" w:rsidR="00927158" w:rsidRPr="00200FC3" w:rsidRDefault="00927158" w:rsidP="00927158">
      <w:pPr>
        <w:spacing w:before="0" w:after="0" w:line="240" w:lineRule="auto"/>
      </w:pPr>
      <w:r>
        <w:rPr>
          <w:b/>
        </w:rPr>
        <w:t>Palavras-chave:</w:t>
      </w:r>
      <w:r w:rsidRPr="00F53BB5">
        <w:t xml:space="preserve"> </w:t>
      </w:r>
      <w:r>
        <w:t xml:space="preserve">Flutter, Dart, </w:t>
      </w:r>
      <w:r w:rsidR="00213BFF">
        <w:t>MongoDB</w:t>
      </w:r>
      <w:r>
        <w:t>, Desenvolvimento Híbrido, UML, Astah Community</w:t>
      </w:r>
      <w:r w:rsidR="000A644E">
        <w:t>, Visu</w:t>
      </w:r>
      <w:r w:rsidR="00213BFF">
        <w:t>al Studio Code, IntelliJ IDEA, Java</w:t>
      </w:r>
    </w:p>
    <w:p w14:paraId="68C23F9F" w14:textId="6621C14A" w:rsidR="005C64FF" w:rsidRPr="005C64FF" w:rsidRDefault="00927158" w:rsidP="005C64FF">
      <w:pPr>
        <w:spacing w:before="0" w:after="160" w:line="259" w:lineRule="auto"/>
        <w:jc w:val="center"/>
        <w:rPr>
          <w:rFonts w:cs="Arial"/>
          <w:b/>
          <w:caps/>
          <w:sz w:val="28"/>
          <w:lang w:val="en-US"/>
        </w:rPr>
      </w:pPr>
      <w:r w:rsidRPr="00137911">
        <w:br w:type="page"/>
      </w:r>
      <w:r w:rsidR="005C64FF" w:rsidRPr="005C64FF">
        <w:rPr>
          <w:rFonts w:cs="Arial"/>
          <w:b/>
          <w:caps/>
          <w:sz w:val="28"/>
          <w:lang w:val="en-US"/>
        </w:rPr>
        <w:lastRenderedPageBreak/>
        <w:t>abstract</w:t>
      </w:r>
    </w:p>
    <w:p w14:paraId="7F0FA20E" w14:textId="77777777" w:rsidR="005C64FF" w:rsidRPr="00491B6C" w:rsidRDefault="005C64FF" w:rsidP="005C64FF">
      <w:pPr>
        <w:spacing w:before="0" w:after="160" w:line="259" w:lineRule="auto"/>
        <w:jc w:val="center"/>
        <w:rPr>
          <w:lang w:val="en-US"/>
        </w:rPr>
      </w:pPr>
    </w:p>
    <w:p w14:paraId="6A4678E8" w14:textId="77777777" w:rsidR="00FD1AFB" w:rsidRPr="00FD1AFB" w:rsidRDefault="00FD1AFB" w:rsidP="00FD1AFB">
      <w:pPr>
        <w:rPr>
          <w:lang w:val="en-US"/>
        </w:rPr>
      </w:pPr>
      <w:r w:rsidRPr="00FD1AFB">
        <w:rPr>
          <w:lang w:val="en-US"/>
        </w:rPr>
        <w:t xml:space="preserve">Companies today need productive development and excellent software quality, and this is nothing new. That said, several technologies </w:t>
      </w:r>
      <w:proofErr w:type="gramStart"/>
      <w:r w:rsidRPr="00FD1AFB">
        <w:rPr>
          <w:lang w:val="en-US"/>
        </w:rPr>
        <w:t>were launched</w:t>
      </w:r>
      <w:proofErr w:type="gramEnd"/>
      <w:r w:rsidRPr="00FD1AFB">
        <w:rPr>
          <w:lang w:val="en-US"/>
        </w:rPr>
        <w:t xml:space="preserve"> to assist, but the one that will be talked about in this work is the Flutter, which through it will be developed a financial control application.</w:t>
      </w:r>
    </w:p>
    <w:p w14:paraId="5E489D01" w14:textId="2C994F99" w:rsidR="005C64FF" w:rsidRDefault="00FD1AFB" w:rsidP="00FD1AFB">
      <w:pPr>
        <w:rPr>
          <w:lang w:val="en-US"/>
        </w:rPr>
      </w:pPr>
      <w:r w:rsidRPr="00FD1AFB">
        <w:rPr>
          <w:lang w:val="en-US"/>
        </w:rPr>
        <w:t>The objective of the present work is the financial control in a simple and objective way with an emphasis on development with the Flutter tool, so that, be inspired by this new technology from Google.</w:t>
      </w:r>
    </w:p>
    <w:p w14:paraId="13963928" w14:textId="77777777" w:rsidR="00E76756" w:rsidRDefault="00E76756" w:rsidP="00FD1AFB">
      <w:pPr>
        <w:rPr>
          <w:lang w:val="en-US"/>
        </w:rPr>
      </w:pPr>
    </w:p>
    <w:p w14:paraId="051B6058" w14:textId="77777777" w:rsidR="00E76756" w:rsidRDefault="00E76756" w:rsidP="00FD1AFB">
      <w:pPr>
        <w:rPr>
          <w:lang w:val="en-US"/>
        </w:rPr>
      </w:pPr>
    </w:p>
    <w:p w14:paraId="064BB4EA" w14:textId="77777777" w:rsidR="00E76756" w:rsidRDefault="00E76756" w:rsidP="00FD1AFB">
      <w:pPr>
        <w:rPr>
          <w:lang w:val="en-US"/>
        </w:rPr>
      </w:pPr>
    </w:p>
    <w:p w14:paraId="2168172D" w14:textId="77777777" w:rsidR="00E76756" w:rsidRDefault="00E76756" w:rsidP="00FD1AFB">
      <w:pPr>
        <w:rPr>
          <w:lang w:val="en-US"/>
        </w:rPr>
      </w:pPr>
    </w:p>
    <w:p w14:paraId="314DEC98" w14:textId="77777777" w:rsidR="00E76756" w:rsidRDefault="00E76756" w:rsidP="00FD1AFB">
      <w:pPr>
        <w:rPr>
          <w:lang w:val="en-US"/>
        </w:rPr>
      </w:pPr>
    </w:p>
    <w:p w14:paraId="157A557E" w14:textId="77777777" w:rsidR="00E76756" w:rsidRDefault="00E76756" w:rsidP="00FD1AFB">
      <w:pPr>
        <w:rPr>
          <w:lang w:val="en-US"/>
        </w:rPr>
      </w:pPr>
    </w:p>
    <w:p w14:paraId="112E8730" w14:textId="77777777" w:rsidR="00E76756" w:rsidRDefault="00E76756" w:rsidP="00FD1AFB">
      <w:pPr>
        <w:rPr>
          <w:lang w:val="en-US"/>
        </w:rPr>
      </w:pPr>
    </w:p>
    <w:p w14:paraId="4104E9B2" w14:textId="77777777" w:rsidR="00E76756" w:rsidRPr="00FD1AFB" w:rsidRDefault="00E76756" w:rsidP="00FD1AFB">
      <w:pPr>
        <w:rPr>
          <w:lang w:val="en-US"/>
        </w:rPr>
      </w:pPr>
    </w:p>
    <w:p w14:paraId="6C80BA00" w14:textId="77777777" w:rsidR="00927158" w:rsidRPr="005C64FF" w:rsidRDefault="00927158" w:rsidP="00927158">
      <w:pPr>
        <w:rPr>
          <w:lang w:val="en-US"/>
        </w:rPr>
      </w:pPr>
    </w:p>
    <w:p w14:paraId="06F6A669" w14:textId="77777777" w:rsidR="00D40978" w:rsidRPr="005C64FF" w:rsidRDefault="00D40978" w:rsidP="00E5053E">
      <w:pPr>
        <w:rPr>
          <w:rFonts w:cs="Arial"/>
          <w:b/>
          <w:sz w:val="28"/>
          <w:lang w:val="en-US"/>
        </w:rPr>
      </w:pPr>
    </w:p>
    <w:p w14:paraId="74862069" w14:textId="77777777" w:rsidR="00E76756" w:rsidRPr="00E94530" w:rsidRDefault="00E76756">
      <w:pPr>
        <w:pStyle w:val="CabealhodoSumrio"/>
        <w:rPr>
          <w:lang w:val="en-US"/>
        </w:rPr>
      </w:pPr>
    </w:p>
    <w:p w14:paraId="589658AD" w14:textId="77777777" w:rsidR="00E76756" w:rsidRPr="00E94530" w:rsidRDefault="00E76756">
      <w:pPr>
        <w:pStyle w:val="CabealhodoSumrio"/>
        <w:rPr>
          <w:lang w:val="en-US"/>
        </w:rPr>
      </w:pPr>
    </w:p>
    <w:p w14:paraId="1AD4BA7E" w14:textId="77777777" w:rsidR="00E76756" w:rsidRPr="00E94530" w:rsidRDefault="00E76756">
      <w:pPr>
        <w:pStyle w:val="CabealhodoSumrio"/>
        <w:rPr>
          <w:lang w:val="en-US"/>
        </w:rPr>
      </w:pPr>
    </w:p>
    <w:p w14:paraId="057ACF6A" w14:textId="77777777" w:rsidR="00F819C5" w:rsidRDefault="00F819C5" w:rsidP="00F819C5">
      <w:pPr>
        <w:pStyle w:val="CabealhodoSumrio"/>
      </w:pPr>
    </w:p>
    <w:p w14:paraId="6E033ED9" w14:textId="316FE5AA" w:rsidR="00E76756" w:rsidRPr="00E94530" w:rsidRDefault="00F819C5">
      <w:pPr>
        <w:pStyle w:val="CabealhodoSumrio"/>
        <w:rPr>
          <w:lang w:val="en-US"/>
        </w:rPr>
      </w:pPr>
      <w:r>
        <w:lastRenderedPageBreak/>
        <w:t>lista de ilustração</w:t>
      </w:r>
    </w:p>
    <w:p w14:paraId="5DE514A4" w14:textId="77777777" w:rsidR="001C26AE" w:rsidRDefault="001C26AE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46768626" w:history="1">
        <w:r w:rsidRPr="00C05495">
          <w:rPr>
            <w:rStyle w:val="Hyperlink"/>
            <w:noProof/>
          </w:rPr>
          <w:t>Figura 1: Árvore de Widgets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_Toc46768626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4362E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855B610" w14:textId="77777777" w:rsidR="001C26AE" w:rsidRDefault="002149C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27" w:history="1">
        <w:r w:rsidR="001C26AE" w:rsidRPr="00C05495">
          <w:rPr>
            <w:rStyle w:val="Hyperlink"/>
            <w:noProof/>
          </w:rPr>
          <w:t>Figura 2: Diagrama da visão geral do sistema Flutter</w:t>
        </w:r>
        <w:r w:rsidR="001C26AE">
          <w:rPr>
            <w:noProof/>
            <w:webHidden/>
          </w:rPr>
          <w:tab/>
        </w:r>
        <w:r w:rsidR="001C26AE">
          <w:rPr>
            <w:noProof/>
            <w:webHidden/>
          </w:rPr>
          <w:fldChar w:fldCharType="begin"/>
        </w:r>
        <w:r w:rsidR="001C26AE">
          <w:rPr>
            <w:noProof/>
            <w:webHidden/>
          </w:rPr>
          <w:instrText xml:space="preserve"> PAGEREF _Toc46768627 \h </w:instrText>
        </w:r>
        <w:r w:rsidR="001C26AE">
          <w:rPr>
            <w:noProof/>
            <w:webHidden/>
          </w:rPr>
        </w:r>
        <w:r w:rsidR="001C26AE">
          <w:rPr>
            <w:noProof/>
            <w:webHidden/>
          </w:rPr>
          <w:fldChar w:fldCharType="separate"/>
        </w:r>
        <w:r w:rsidR="00A4362E">
          <w:rPr>
            <w:noProof/>
            <w:webHidden/>
          </w:rPr>
          <w:t>18</w:t>
        </w:r>
        <w:r w:rsidR="001C26AE">
          <w:rPr>
            <w:noProof/>
            <w:webHidden/>
          </w:rPr>
          <w:fldChar w:fldCharType="end"/>
        </w:r>
      </w:hyperlink>
    </w:p>
    <w:p w14:paraId="4B365F86" w14:textId="77777777" w:rsidR="001C26AE" w:rsidRDefault="002149C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28" w:history="1">
        <w:r w:rsidR="001C26AE" w:rsidRPr="00C05495">
          <w:rPr>
            <w:rStyle w:val="Hyperlink"/>
            <w:noProof/>
          </w:rPr>
          <w:t>Figura 3: Interface gráfica do container vermelho</w:t>
        </w:r>
        <w:r w:rsidR="001C26AE">
          <w:rPr>
            <w:noProof/>
            <w:webHidden/>
          </w:rPr>
          <w:tab/>
        </w:r>
        <w:r w:rsidR="001C26AE">
          <w:rPr>
            <w:noProof/>
            <w:webHidden/>
          </w:rPr>
          <w:fldChar w:fldCharType="begin"/>
        </w:r>
        <w:r w:rsidR="001C26AE">
          <w:rPr>
            <w:noProof/>
            <w:webHidden/>
          </w:rPr>
          <w:instrText xml:space="preserve"> PAGEREF _Toc46768628 \h </w:instrText>
        </w:r>
        <w:r w:rsidR="001C26AE">
          <w:rPr>
            <w:noProof/>
            <w:webHidden/>
          </w:rPr>
        </w:r>
        <w:r w:rsidR="001C26AE">
          <w:rPr>
            <w:noProof/>
            <w:webHidden/>
          </w:rPr>
          <w:fldChar w:fldCharType="separate"/>
        </w:r>
        <w:r w:rsidR="00A4362E">
          <w:rPr>
            <w:noProof/>
            <w:webHidden/>
          </w:rPr>
          <w:t>20</w:t>
        </w:r>
        <w:r w:rsidR="001C26AE">
          <w:rPr>
            <w:noProof/>
            <w:webHidden/>
          </w:rPr>
          <w:fldChar w:fldCharType="end"/>
        </w:r>
      </w:hyperlink>
    </w:p>
    <w:p w14:paraId="7FFB7E1A" w14:textId="77777777" w:rsidR="001C26AE" w:rsidRDefault="002149C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29" w:history="1">
        <w:r w:rsidR="001C26AE" w:rsidRPr="00C05495">
          <w:rPr>
            <w:rStyle w:val="Hyperlink"/>
            <w:noProof/>
          </w:rPr>
          <w:t>Figura 4: Interface gráfica com textos em linha</w:t>
        </w:r>
        <w:r w:rsidR="001C26AE">
          <w:rPr>
            <w:noProof/>
            <w:webHidden/>
          </w:rPr>
          <w:tab/>
        </w:r>
        <w:r w:rsidR="001C26AE">
          <w:rPr>
            <w:noProof/>
            <w:webHidden/>
          </w:rPr>
          <w:fldChar w:fldCharType="begin"/>
        </w:r>
        <w:r w:rsidR="001C26AE">
          <w:rPr>
            <w:noProof/>
            <w:webHidden/>
          </w:rPr>
          <w:instrText xml:space="preserve"> PAGEREF _Toc46768629 \h </w:instrText>
        </w:r>
        <w:r w:rsidR="001C26AE">
          <w:rPr>
            <w:noProof/>
            <w:webHidden/>
          </w:rPr>
        </w:r>
        <w:r w:rsidR="001C26AE">
          <w:rPr>
            <w:noProof/>
            <w:webHidden/>
          </w:rPr>
          <w:fldChar w:fldCharType="separate"/>
        </w:r>
        <w:r w:rsidR="00A4362E">
          <w:rPr>
            <w:noProof/>
            <w:webHidden/>
          </w:rPr>
          <w:t>21</w:t>
        </w:r>
        <w:r w:rsidR="001C26AE">
          <w:rPr>
            <w:noProof/>
            <w:webHidden/>
          </w:rPr>
          <w:fldChar w:fldCharType="end"/>
        </w:r>
      </w:hyperlink>
    </w:p>
    <w:p w14:paraId="6E21B742" w14:textId="77777777" w:rsidR="001C26AE" w:rsidRDefault="002149C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30" w:history="1">
        <w:r w:rsidR="001C26AE" w:rsidRPr="00C05495">
          <w:rPr>
            <w:rStyle w:val="Hyperlink"/>
            <w:noProof/>
          </w:rPr>
          <w:t>Figura 5: Imagem ilustrativa de hierarquia de Widets</w:t>
        </w:r>
        <w:r w:rsidR="001C26AE">
          <w:rPr>
            <w:noProof/>
            <w:webHidden/>
          </w:rPr>
          <w:tab/>
        </w:r>
        <w:r w:rsidR="001C26AE">
          <w:rPr>
            <w:noProof/>
            <w:webHidden/>
          </w:rPr>
          <w:fldChar w:fldCharType="begin"/>
        </w:r>
        <w:r w:rsidR="001C26AE">
          <w:rPr>
            <w:noProof/>
            <w:webHidden/>
          </w:rPr>
          <w:instrText xml:space="preserve"> PAGEREF _Toc46768630 \h </w:instrText>
        </w:r>
        <w:r w:rsidR="001C26AE">
          <w:rPr>
            <w:noProof/>
            <w:webHidden/>
          </w:rPr>
        </w:r>
        <w:r w:rsidR="001C26AE">
          <w:rPr>
            <w:noProof/>
            <w:webHidden/>
          </w:rPr>
          <w:fldChar w:fldCharType="separate"/>
        </w:r>
        <w:r w:rsidR="00A4362E">
          <w:rPr>
            <w:noProof/>
            <w:webHidden/>
          </w:rPr>
          <w:t>22</w:t>
        </w:r>
        <w:r w:rsidR="001C26AE">
          <w:rPr>
            <w:noProof/>
            <w:webHidden/>
          </w:rPr>
          <w:fldChar w:fldCharType="end"/>
        </w:r>
      </w:hyperlink>
    </w:p>
    <w:p w14:paraId="1E805D15" w14:textId="77777777" w:rsidR="001C26AE" w:rsidRDefault="002149C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31" w:history="1">
        <w:r w:rsidR="001C26AE" w:rsidRPr="00C05495">
          <w:rPr>
            <w:rStyle w:val="Hyperlink"/>
            <w:noProof/>
          </w:rPr>
          <w:t>Figura 6: Interface gráfica dos textos em cada linha</w:t>
        </w:r>
        <w:r w:rsidR="001C26AE">
          <w:rPr>
            <w:noProof/>
            <w:webHidden/>
          </w:rPr>
          <w:tab/>
        </w:r>
        <w:r w:rsidR="001C26AE">
          <w:rPr>
            <w:noProof/>
            <w:webHidden/>
          </w:rPr>
          <w:fldChar w:fldCharType="begin"/>
        </w:r>
        <w:r w:rsidR="001C26AE">
          <w:rPr>
            <w:noProof/>
            <w:webHidden/>
          </w:rPr>
          <w:instrText xml:space="preserve"> PAGEREF _Toc46768631 \h </w:instrText>
        </w:r>
        <w:r w:rsidR="001C26AE">
          <w:rPr>
            <w:noProof/>
            <w:webHidden/>
          </w:rPr>
        </w:r>
        <w:r w:rsidR="001C26AE">
          <w:rPr>
            <w:noProof/>
            <w:webHidden/>
          </w:rPr>
          <w:fldChar w:fldCharType="separate"/>
        </w:r>
        <w:r w:rsidR="00A4362E">
          <w:rPr>
            <w:noProof/>
            <w:webHidden/>
          </w:rPr>
          <w:t>22</w:t>
        </w:r>
        <w:r w:rsidR="001C26AE">
          <w:rPr>
            <w:noProof/>
            <w:webHidden/>
          </w:rPr>
          <w:fldChar w:fldCharType="end"/>
        </w:r>
      </w:hyperlink>
    </w:p>
    <w:p w14:paraId="3D7FBD14" w14:textId="77777777" w:rsidR="001C26AE" w:rsidRDefault="002149C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r:id="rId11" w:anchor="_Toc46768632" w:history="1">
        <w:r w:rsidR="001C26AE" w:rsidRPr="00C05495">
          <w:rPr>
            <w:rStyle w:val="Hyperlink"/>
            <w:noProof/>
          </w:rPr>
          <w:t>Figura 7: Código inicial</w:t>
        </w:r>
        <w:r w:rsidR="001C26AE">
          <w:rPr>
            <w:noProof/>
            <w:webHidden/>
          </w:rPr>
          <w:tab/>
        </w:r>
        <w:r w:rsidR="001C26AE">
          <w:rPr>
            <w:noProof/>
            <w:webHidden/>
          </w:rPr>
          <w:fldChar w:fldCharType="begin"/>
        </w:r>
        <w:r w:rsidR="001C26AE">
          <w:rPr>
            <w:noProof/>
            <w:webHidden/>
          </w:rPr>
          <w:instrText xml:space="preserve"> PAGEREF _Toc46768632 \h </w:instrText>
        </w:r>
        <w:r w:rsidR="001C26AE">
          <w:rPr>
            <w:noProof/>
            <w:webHidden/>
          </w:rPr>
        </w:r>
        <w:r w:rsidR="001C26AE">
          <w:rPr>
            <w:noProof/>
            <w:webHidden/>
          </w:rPr>
          <w:fldChar w:fldCharType="separate"/>
        </w:r>
        <w:r w:rsidR="00A4362E">
          <w:rPr>
            <w:noProof/>
            <w:webHidden/>
          </w:rPr>
          <w:t>23</w:t>
        </w:r>
        <w:r w:rsidR="001C26AE">
          <w:rPr>
            <w:noProof/>
            <w:webHidden/>
          </w:rPr>
          <w:fldChar w:fldCharType="end"/>
        </w:r>
      </w:hyperlink>
    </w:p>
    <w:p w14:paraId="688588EC" w14:textId="77777777" w:rsidR="001C26AE" w:rsidRDefault="002149C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r:id="rId12" w:anchor="_Toc46768633" w:history="1">
        <w:r w:rsidR="001C26AE" w:rsidRPr="00C05495">
          <w:rPr>
            <w:rStyle w:val="Hyperlink"/>
            <w:noProof/>
          </w:rPr>
          <w:t>Figura 8: Interface gráfica do aplicativo</w:t>
        </w:r>
        <w:r w:rsidR="001C26AE">
          <w:rPr>
            <w:noProof/>
            <w:webHidden/>
          </w:rPr>
          <w:tab/>
        </w:r>
        <w:r w:rsidR="001C26AE">
          <w:rPr>
            <w:noProof/>
            <w:webHidden/>
          </w:rPr>
          <w:fldChar w:fldCharType="begin"/>
        </w:r>
        <w:r w:rsidR="001C26AE">
          <w:rPr>
            <w:noProof/>
            <w:webHidden/>
          </w:rPr>
          <w:instrText xml:space="preserve"> PAGEREF _Toc46768633 \h </w:instrText>
        </w:r>
        <w:r w:rsidR="001C26AE">
          <w:rPr>
            <w:noProof/>
            <w:webHidden/>
          </w:rPr>
        </w:r>
        <w:r w:rsidR="001C26AE">
          <w:rPr>
            <w:noProof/>
            <w:webHidden/>
          </w:rPr>
          <w:fldChar w:fldCharType="separate"/>
        </w:r>
        <w:r w:rsidR="00A4362E">
          <w:rPr>
            <w:noProof/>
            <w:webHidden/>
          </w:rPr>
          <w:t>23</w:t>
        </w:r>
        <w:r w:rsidR="001C26AE">
          <w:rPr>
            <w:noProof/>
            <w:webHidden/>
          </w:rPr>
          <w:fldChar w:fldCharType="end"/>
        </w:r>
      </w:hyperlink>
    </w:p>
    <w:p w14:paraId="65E2ABB6" w14:textId="77777777" w:rsidR="001C26AE" w:rsidRDefault="002149C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r:id="rId13" w:anchor="_Toc46768634" w:history="1">
        <w:r w:rsidR="001C26AE" w:rsidRPr="00C05495">
          <w:rPr>
            <w:rStyle w:val="Hyperlink"/>
            <w:noProof/>
          </w:rPr>
          <w:t>Figura 9: Código de inserção da AppBar</w:t>
        </w:r>
        <w:r w:rsidR="001C26AE">
          <w:rPr>
            <w:noProof/>
            <w:webHidden/>
          </w:rPr>
          <w:tab/>
        </w:r>
        <w:r w:rsidR="001C26AE">
          <w:rPr>
            <w:noProof/>
            <w:webHidden/>
          </w:rPr>
          <w:fldChar w:fldCharType="begin"/>
        </w:r>
        <w:r w:rsidR="001C26AE">
          <w:rPr>
            <w:noProof/>
            <w:webHidden/>
          </w:rPr>
          <w:instrText xml:space="preserve"> PAGEREF _Toc46768634 \h </w:instrText>
        </w:r>
        <w:r w:rsidR="001C26AE">
          <w:rPr>
            <w:noProof/>
            <w:webHidden/>
          </w:rPr>
        </w:r>
        <w:r w:rsidR="001C26AE">
          <w:rPr>
            <w:noProof/>
            <w:webHidden/>
          </w:rPr>
          <w:fldChar w:fldCharType="separate"/>
        </w:r>
        <w:r w:rsidR="00A4362E">
          <w:rPr>
            <w:noProof/>
            <w:webHidden/>
          </w:rPr>
          <w:t>24</w:t>
        </w:r>
        <w:r w:rsidR="001C26AE">
          <w:rPr>
            <w:noProof/>
            <w:webHidden/>
          </w:rPr>
          <w:fldChar w:fldCharType="end"/>
        </w:r>
      </w:hyperlink>
    </w:p>
    <w:p w14:paraId="43E24720" w14:textId="77777777" w:rsidR="001C26AE" w:rsidRDefault="002149C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r:id="rId14" w:anchor="_Toc46768635" w:history="1">
        <w:r w:rsidR="001C26AE" w:rsidRPr="00C05495">
          <w:rPr>
            <w:rStyle w:val="Hyperlink"/>
            <w:noProof/>
          </w:rPr>
          <w:t>Figura 10: Interface gráfica da AppBar</w:t>
        </w:r>
        <w:r w:rsidR="001C26AE">
          <w:rPr>
            <w:noProof/>
            <w:webHidden/>
          </w:rPr>
          <w:tab/>
        </w:r>
        <w:r w:rsidR="001C26AE">
          <w:rPr>
            <w:noProof/>
            <w:webHidden/>
          </w:rPr>
          <w:fldChar w:fldCharType="begin"/>
        </w:r>
        <w:r w:rsidR="001C26AE">
          <w:rPr>
            <w:noProof/>
            <w:webHidden/>
          </w:rPr>
          <w:instrText xml:space="preserve"> PAGEREF _Toc46768635 \h </w:instrText>
        </w:r>
        <w:r w:rsidR="001C26AE">
          <w:rPr>
            <w:noProof/>
            <w:webHidden/>
          </w:rPr>
        </w:r>
        <w:r w:rsidR="001C26AE">
          <w:rPr>
            <w:noProof/>
            <w:webHidden/>
          </w:rPr>
          <w:fldChar w:fldCharType="separate"/>
        </w:r>
        <w:r w:rsidR="00A4362E">
          <w:rPr>
            <w:noProof/>
            <w:webHidden/>
          </w:rPr>
          <w:t>24</w:t>
        </w:r>
        <w:r w:rsidR="001C26AE">
          <w:rPr>
            <w:noProof/>
            <w:webHidden/>
          </w:rPr>
          <w:fldChar w:fldCharType="end"/>
        </w:r>
      </w:hyperlink>
    </w:p>
    <w:p w14:paraId="5ACF6094" w14:textId="77777777" w:rsidR="001C26AE" w:rsidRDefault="002149C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36" w:history="1">
        <w:r w:rsidR="001C26AE" w:rsidRPr="00C05495">
          <w:rPr>
            <w:rStyle w:val="Hyperlink"/>
            <w:noProof/>
          </w:rPr>
          <w:t>Figura 11: Código de inserção do ícone menu</w:t>
        </w:r>
        <w:r w:rsidR="001C26AE">
          <w:rPr>
            <w:noProof/>
            <w:webHidden/>
          </w:rPr>
          <w:tab/>
        </w:r>
        <w:r w:rsidR="001C26AE">
          <w:rPr>
            <w:noProof/>
            <w:webHidden/>
          </w:rPr>
          <w:fldChar w:fldCharType="begin"/>
        </w:r>
        <w:r w:rsidR="001C26AE">
          <w:rPr>
            <w:noProof/>
            <w:webHidden/>
          </w:rPr>
          <w:instrText xml:space="preserve"> PAGEREF _Toc46768636 \h </w:instrText>
        </w:r>
        <w:r w:rsidR="001C26AE">
          <w:rPr>
            <w:noProof/>
            <w:webHidden/>
          </w:rPr>
        </w:r>
        <w:r w:rsidR="001C26AE">
          <w:rPr>
            <w:noProof/>
            <w:webHidden/>
          </w:rPr>
          <w:fldChar w:fldCharType="separate"/>
        </w:r>
        <w:r w:rsidR="00A4362E">
          <w:rPr>
            <w:noProof/>
            <w:webHidden/>
          </w:rPr>
          <w:t>25</w:t>
        </w:r>
        <w:r w:rsidR="001C26AE">
          <w:rPr>
            <w:noProof/>
            <w:webHidden/>
          </w:rPr>
          <w:fldChar w:fldCharType="end"/>
        </w:r>
      </w:hyperlink>
    </w:p>
    <w:p w14:paraId="60B8F251" w14:textId="77777777" w:rsidR="001C26AE" w:rsidRDefault="002149C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37" w:history="1">
        <w:r w:rsidR="001C26AE" w:rsidRPr="00C05495">
          <w:rPr>
            <w:rStyle w:val="Hyperlink"/>
            <w:noProof/>
          </w:rPr>
          <w:t>Figura 12: Interface gráfica da inserção do ícone</w:t>
        </w:r>
        <w:r w:rsidR="001C26AE">
          <w:rPr>
            <w:noProof/>
            <w:webHidden/>
          </w:rPr>
          <w:tab/>
        </w:r>
        <w:r w:rsidR="001C26AE">
          <w:rPr>
            <w:noProof/>
            <w:webHidden/>
          </w:rPr>
          <w:fldChar w:fldCharType="begin"/>
        </w:r>
        <w:r w:rsidR="001C26AE">
          <w:rPr>
            <w:noProof/>
            <w:webHidden/>
          </w:rPr>
          <w:instrText xml:space="preserve"> PAGEREF _Toc46768637 \h </w:instrText>
        </w:r>
        <w:r w:rsidR="001C26AE">
          <w:rPr>
            <w:noProof/>
            <w:webHidden/>
          </w:rPr>
        </w:r>
        <w:r w:rsidR="001C26AE">
          <w:rPr>
            <w:noProof/>
            <w:webHidden/>
          </w:rPr>
          <w:fldChar w:fldCharType="separate"/>
        </w:r>
        <w:r w:rsidR="00A4362E">
          <w:rPr>
            <w:noProof/>
            <w:webHidden/>
          </w:rPr>
          <w:t>25</w:t>
        </w:r>
        <w:r w:rsidR="001C26AE">
          <w:rPr>
            <w:noProof/>
            <w:webHidden/>
          </w:rPr>
          <w:fldChar w:fldCharType="end"/>
        </w:r>
      </w:hyperlink>
    </w:p>
    <w:p w14:paraId="3235047D" w14:textId="77777777" w:rsidR="001C26AE" w:rsidRDefault="002149C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38" w:history="1">
        <w:r w:rsidR="001C26AE" w:rsidRPr="00C05495">
          <w:rPr>
            <w:rStyle w:val="Hyperlink"/>
            <w:noProof/>
          </w:rPr>
          <w:t>Figura 13: Código de alteração de cor do ícone menu</w:t>
        </w:r>
        <w:r w:rsidR="001C26AE">
          <w:rPr>
            <w:noProof/>
            <w:webHidden/>
          </w:rPr>
          <w:tab/>
        </w:r>
        <w:r w:rsidR="001C26AE">
          <w:rPr>
            <w:noProof/>
            <w:webHidden/>
          </w:rPr>
          <w:fldChar w:fldCharType="begin"/>
        </w:r>
        <w:r w:rsidR="001C26AE">
          <w:rPr>
            <w:noProof/>
            <w:webHidden/>
          </w:rPr>
          <w:instrText xml:space="preserve"> PAGEREF _Toc46768638 \h </w:instrText>
        </w:r>
        <w:r w:rsidR="001C26AE">
          <w:rPr>
            <w:noProof/>
            <w:webHidden/>
          </w:rPr>
        </w:r>
        <w:r w:rsidR="001C26AE">
          <w:rPr>
            <w:noProof/>
            <w:webHidden/>
          </w:rPr>
          <w:fldChar w:fldCharType="separate"/>
        </w:r>
        <w:r w:rsidR="00A4362E">
          <w:rPr>
            <w:noProof/>
            <w:webHidden/>
          </w:rPr>
          <w:t>26</w:t>
        </w:r>
        <w:r w:rsidR="001C26AE">
          <w:rPr>
            <w:noProof/>
            <w:webHidden/>
          </w:rPr>
          <w:fldChar w:fldCharType="end"/>
        </w:r>
      </w:hyperlink>
    </w:p>
    <w:p w14:paraId="36F9FAF0" w14:textId="77777777" w:rsidR="001C26AE" w:rsidRDefault="002149C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39" w:history="1">
        <w:r w:rsidR="001C26AE" w:rsidRPr="00C05495">
          <w:rPr>
            <w:rStyle w:val="Hyperlink"/>
            <w:noProof/>
          </w:rPr>
          <w:t>Figura 14: Interface gráfica da alteração de cor do ícone menu</w:t>
        </w:r>
        <w:r w:rsidR="001C26AE">
          <w:rPr>
            <w:noProof/>
            <w:webHidden/>
          </w:rPr>
          <w:tab/>
        </w:r>
        <w:r w:rsidR="001C26AE">
          <w:rPr>
            <w:noProof/>
            <w:webHidden/>
          </w:rPr>
          <w:fldChar w:fldCharType="begin"/>
        </w:r>
        <w:r w:rsidR="001C26AE">
          <w:rPr>
            <w:noProof/>
            <w:webHidden/>
          </w:rPr>
          <w:instrText xml:space="preserve"> PAGEREF _Toc46768639 \h </w:instrText>
        </w:r>
        <w:r w:rsidR="001C26AE">
          <w:rPr>
            <w:noProof/>
            <w:webHidden/>
          </w:rPr>
        </w:r>
        <w:r w:rsidR="001C26AE">
          <w:rPr>
            <w:noProof/>
            <w:webHidden/>
          </w:rPr>
          <w:fldChar w:fldCharType="separate"/>
        </w:r>
        <w:r w:rsidR="00A4362E">
          <w:rPr>
            <w:noProof/>
            <w:webHidden/>
          </w:rPr>
          <w:t>26</w:t>
        </w:r>
        <w:r w:rsidR="001C26AE">
          <w:rPr>
            <w:noProof/>
            <w:webHidden/>
          </w:rPr>
          <w:fldChar w:fldCharType="end"/>
        </w:r>
      </w:hyperlink>
    </w:p>
    <w:p w14:paraId="2F1CA6A0" w14:textId="77777777" w:rsidR="001C26AE" w:rsidRDefault="002149C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40" w:history="1">
        <w:r w:rsidR="001C26AE" w:rsidRPr="00C05495">
          <w:rPr>
            <w:rStyle w:val="Hyperlink"/>
            <w:noProof/>
          </w:rPr>
          <w:t>Figura 15: Código de alteração do ícone</w:t>
        </w:r>
        <w:r w:rsidR="001C26AE">
          <w:rPr>
            <w:noProof/>
            <w:webHidden/>
          </w:rPr>
          <w:tab/>
        </w:r>
        <w:r w:rsidR="001C26AE">
          <w:rPr>
            <w:noProof/>
            <w:webHidden/>
          </w:rPr>
          <w:fldChar w:fldCharType="begin"/>
        </w:r>
        <w:r w:rsidR="001C26AE">
          <w:rPr>
            <w:noProof/>
            <w:webHidden/>
          </w:rPr>
          <w:instrText xml:space="preserve"> PAGEREF _Toc46768640 \h </w:instrText>
        </w:r>
        <w:r w:rsidR="001C26AE">
          <w:rPr>
            <w:noProof/>
            <w:webHidden/>
          </w:rPr>
        </w:r>
        <w:r w:rsidR="001C26AE">
          <w:rPr>
            <w:noProof/>
            <w:webHidden/>
          </w:rPr>
          <w:fldChar w:fldCharType="separate"/>
        </w:r>
        <w:r w:rsidR="00A4362E">
          <w:rPr>
            <w:noProof/>
            <w:webHidden/>
          </w:rPr>
          <w:t>27</w:t>
        </w:r>
        <w:r w:rsidR="001C26AE">
          <w:rPr>
            <w:noProof/>
            <w:webHidden/>
          </w:rPr>
          <w:fldChar w:fldCharType="end"/>
        </w:r>
      </w:hyperlink>
    </w:p>
    <w:p w14:paraId="79310F01" w14:textId="77777777" w:rsidR="001C26AE" w:rsidRDefault="002149C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41" w:history="1">
        <w:r w:rsidR="001C26AE" w:rsidRPr="00C05495">
          <w:rPr>
            <w:rStyle w:val="Hyperlink"/>
            <w:noProof/>
          </w:rPr>
          <w:t>Figura 16: Interface gráfica da alteração do ícone</w:t>
        </w:r>
        <w:r w:rsidR="001C26AE">
          <w:rPr>
            <w:noProof/>
            <w:webHidden/>
          </w:rPr>
          <w:tab/>
        </w:r>
        <w:r w:rsidR="001C26AE">
          <w:rPr>
            <w:noProof/>
            <w:webHidden/>
          </w:rPr>
          <w:fldChar w:fldCharType="begin"/>
        </w:r>
        <w:r w:rsidR="001C26AE">
          <w:rPr>
            <w:noProof/>
            <w:webHidden/>
          </w:rPr>
          <w:instrText xml:space="preserve"> PAGEREF _Toc46768641 \h </w:instrText>
        </w:r>
        <w:r w:rsidR="001C26AE">
          <w:rPr>
            <w:noProof/>
            <w:webHidden/>
          </w:rPr>
        </w:r>
        <w:r w:rsidR="001C26AE">
          <w:rPr>
            <w:noProof/>
            <w:webHidden/>
          </w:rPr>
          <w:fldChar w:fldCharType="separate"/>
        </w:r>
        <w:r w:rsidR="00A4362E">
          <w:rPr>
            <w:noProof/>
            <w:webHidden/>
          </w:rPr>
          <w:t>27</w:t>
        </w:r>
        <w:r w:rsidR="001C26AE">
          <w:rPr>
            <w:noProof/>
            <w:webHidden/>
          </w:rPr>
          <w:fldChar w:fldCharType="end"/>
        </w:r>
      </w:hyperlink>
    </w:p>
    <w:p w14:paraId="6A19931F" w14:textId="77777777" w:rsidR="001C26AE" w:rsidRDefault="002149C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42" w:history="1">
        <w:r w:rsidR="001C26AE" w:rsidRPr="00C05495">
          <w:rPr>
            <w:rStyle w:val="Hyperlink"/>
            <w:noProof/>
          </w:rPr>
          <w:t>Figura 17: Código da chamada de função de campo de texto</w:t>
        </w:r>
        <w:r w:rsidR="001C26AE">
          <w:rPr>
            <w:noProof/>
            <w:webHidden/>
          </w:rPr>
          <w:tab/>
        </w:r>
        <w:r w:rsidR="001C26AE">
          <w:rPr>
            <w:noProof/>
            <w:webHidden/>
          </w:rPr>
          <w:fldChar w:fldCharType="begin"/>
        </w:r>
        <w:r w:rsidR="001C26AE">
          <w:rPr>
            <w:noProof/>
            <w:webHidden/>
          </w:rPr>
          <w:instrText xml:space="preserve"> PAGEREF _Toc46768642 \h </w:instrText>
        </w:r>
        <w:r w:rsidR="001C26AE">
          <w:rPr>
            <w:noProof/>
            <w:webHidden/>
          </w:rPr>
        </w:r>
        <w:r w:rsidR="001C26AE">
          <w:rPr>
            <w:noProof/>
            <w:webHidden/>
          </w:rPr>
          <w:fldChar w:fldCharType="separate"/>
        </w:r>
        <w:r w:rsidR="00A4362E">
          <w:rPr>
            <w:noProof/>
            <w:webHidden/>
          </w:rPr>
          <w:t>28</w:t>
        </w:r>
        <w:r w:rsidR="001C26AE">
          <w:rPr>
            <w:noProof/>
            <w:webHidden/>
          </w:rPr>
          <w:fldChar w:fldCharType="end"/>
        </w:r>
      </w:hyperlink>
    </w:p>
    <w:p w14:paraId="722DEC8B" w14:textId="77777777" w:rsidR="001C26AE" w:rsidRDefault="002149C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43" w:history="1">
        <w:r w:rsidR="001C26AE" w:rsidRPr="00C05495">
          <w:rPr>
            <w:rStyle w:val="Hyperlink"/>
            <w:noProof/>
          </w:rPr>
          <w:t>Figura 18: Interface gráfica da inserção do campo de texto</w:t>
        </w:r>
        <w:r w:rsidR="001C26AE">
          <w:rPr>
            <w:noProof/>
            <w:webHidden/>
          </w:rPr>
          <w:tab/>
        </w:r>
        <w:r w:rsidR="001C26AE">
          <w:rPr>
            <w:noProof/>
            <w:webHidden/>
          </w:rPr>
          <w:fldChar w:fldCharType="begin"/>
        </w:r>
        <w:r w:rsidR="001C26AE">
          <w:rPr>
            <w:noProof/>
            <w:webHidden/>
          </w:rPr>
          <w:instrText xml:space="preserve"> PAGEREF _Toc46768643 \h </w:instrText>
        </w:r>
        <w:r w:rsidR="001C26AE">
          <w:rPr>
            <w:noProof/>
            <w:webHidden/>
          </w:rPr>
        </w:r>
        <w:r w:rsidR="001C26AE">
          <w:rPr>
            <w:noProof/>
            <w:webHidden/>
          </w:rPr>
          <w:fldChar w:fldCharType="separate"/>
        </w:r>
        <w:r w:rsidR="00A4362E">
          <w:rPr>
            <w:noProof/>
            <w:webHidden/>
          </w:rPr>
          <w:t>28</w:t>
        </w:r>
        <w:r w:rsidR="001C26AE">
          <w:rPr>
            <w:noProof/>
            <w:webHidden/>
          </w:rPr>
          <w:fldChar w:fldCharType="end"/>
        </w:r>
      </w:hyperlink>
    </w:p>
    <w:p w14:paraId="66D879FE" w14:textId="77777777" w:rsidR="001C26AE" w:rsidRDefault="002149C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44" w:history="1">
        <w:r w:rsidR="001C26AE" w:rsidRPr="00C05495">
          <w:rPr>
            <w:rStyle w:val="Hyperlink"/>
            <w:noProof/>
          </w:rPr>
          <w:t>Figura 19: Código da função para inserir campo de texto</w:t>
        </w:r>
        <w:r w:rsidR="001C26AE">
          <w:rPr>
            <w:noProof/>
            <w:webHidden/>
          </w:rPr>
          <w:tab/>
        </w:r>
        <w:r w:rsidR="001C26AE">
          <w:rPr>
            <w:noProof/>
            <w:webHidden/>
          </w:rPr>
          <w:fldChar w:fldCharType="begin"/>
        </w:r>
        <w:r w:rsidR="001C26AE">
          <w:rPr>
            <w:noProof/>
            <w:webHidden/>
          </w:rPr>
          <w:instrText xml:space="preserve"> PAGEREF _Toc46768644 \h </w:instrText>
        </w:r>
        <w:r w:rsidR="001C26AE">
          <w:rPr>
            <w:noProof/>
            <w:webHidden/>
          </w:rPr>
        </w:r>
        <w:r w:rsidR="001C26AE">
          <w:rPr>
            <w:noProof/>
            <w:webHidden/>
          </w:rPr>
          <w:fldChar w:fldCharType="separate"/>
        </w:r>
        <w:r w:rsidR="00A4362E">
          <w:rPr>
            <w:noProof/>
            <w:webHidden/>
          </w:rPr>
          <w:t>28</w:t>
        </w:r>
        <w:r w:rsidR="001C26AE">
          <w:rPr>
            <w:noProof/>
            <w:webHidden/>
          </w:rPr>
          <w:fldChar w:fldCharType="end"/>
        </w:r>
      </w:hyperlink>
    </w:p>
    <w:p w14:paraId="19CCFBE3" w14:textId="77777777" w:rsidR="001C26AE" w:rsidRDefault="002149C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45" w:history="1">
        <w:r w:rsidR="001C26AE" w:rsidRPr="00C05495">
          <w:rPr>
            <w:rStyle w:val="Hyperlink"/>
            <w:noProof/>
          </w:rPr>
          <w:t>Figura 20: Código da inserção do botão flutuante</w:t>
        </w:r>
        <w:r w:rsidR="001C26AE">
          <w:rPr>
            <w:noProof/>
            <w:webHidden/>
          </w:rPr>
          <w:tab/>
        </w:r>
        <w:r w:rsidR="001C26AE">
          <w:rPr>
            <w:noProof/>
            <w:webHidden/>
          </w:rPr>
          <w:fldChar w:fldCharType="begin"/>
        </w:r>
        <w:r w:rsidR="001C26AE">
          <w:rPr>
            <w:noProof/>
            <w:webHidden/>
          </w:rPr>
          <w:instrText xml:space="preserve"> PAGEREF _Toc46768645 \h </w:instrText>
        </w:r>
        <w:r w:rsidR="001C26AE">
          <w:rPr>
            <w:noProof/>
            <w:webHidden/>
          </w:rPr>
        </w:r>
        <w:r w:rsidR="001C26AE">
          <w:rPr>
            <w:noProof/>
            <w:webHidden/>
          </w:rPr>
          <w:fldChar w:fldCharType="separate"/>
        </w:r>
        <w:r w:rsidR="00A4362E">
          <w:rPr>
            <w:noProof/>
            <w:webHidden/>
          </w:rPr>
          <w:t>29</w:t>
        </w:r>
        <w:r w:rsidR="001C26AE">
          <w:rPr>
            <w:noProof/>
            <w:webHidden/>
          </w:rPr>
          <w:fldChar w:fldCharType="end"/>
        </w:r>
      </w:hyperlink>
    </w:p>
    <w:p w14:paraId="67E7FB8B" w14:textId="77777777" w:rsidR="001C26AE" w:rsidRDefault="002149C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46" w:history="1">
        <w:r w:rsidR="001C26AE" w:rsidRPr="00C05495">
          <w:rPr>
            <w:rStyle w:val="Hyperlink"/>
            <w:noProof/>
          </w:rPr>
          <w:t>Figura 21: Interface gráfica da inserção do botão flutuante</w:t>
        </w:r>
        <w:r w:rsidR="001C26AE">
          <w:rPr>
            <w:noProof/>
            <w:webHidden/>
          </w:rPr>
          <w:tab/>
        </w:r>
        <w:r w:rsidR="001C26AE">
          <w:rPr>
            <w:noProof/>
            <w:webHidden/>
          </w:rPr>
          <w:fldChar w:fldCharType="begin"/>
        </w:r>
        <w:r w:rsidR="001C26AE">
          <w:rPr>
            <w:noProof/>
            <w:webHidden/>
          </w:rPr>
          <w:instrText xml:space="preserve"> PAGEREF _Toc46768646 \h </w:instrText>
        </w:r>
        <w:r w:rsidR="001C26AE">
          <w:rPr>
            <w:noProof/>
            <w:webHidden/>
          </w:rPr>
        </w:r>
        <w:r w:rsidR="001C26AE">
          <w:rPr>
            <w:noProof/>
            <w:webHidden/>
          </w:rPr>
          <w:fldChar w:fldCharType="separate"/>
        </w:r>
        <w:r w:rsidR="00A4362E">
          <w:rPr>
            <w:noProof/>
            <w:webHidden/>
          </w:rPr>
          <w:t>29</w:t>
        </w:r>
        <w:r w:rsidR="001C26AE">
          <w:rPr>
            <w:noProof/>
            <w:webHidden/>
          </w:rPr>
          <w:fldChar w:fldCharType="end"/>
        </w:r>
      </w:hyperlink>
    </w:p>
    <w:p w14:paraId="49A9F9A8" w14:textId="77777777" w:rsidR="001C26AE" w:rsidRDefault="002149C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47" w:history="1">
        <w:r w:rsidR="001C26AE" w:rsidRPr="00C05495">
          <w:rPr>
            <w:rStyle w:val="Hyperlink"/>
            <w:noProof/>
          </w:rPr>
          <w:t>Figura 22: Código da inserção da barra inferior de navegação</w:t>
        </w:r>
        <w:r w:rsidR="001C26AE">
          <w:rPr>
            <w:noProof/>
            <w:webHidden/>
          </w:rPr>
          <w:tab/>
        </w:r>
        <w:r w:rsidR="001C26AE">
          <w:rPr>
            <w:noProof/>
            <w:webHidden/>
          </w:rPr>
          <w:fldChar w:fldCharType="begin"/>
        </w:r>
        <w:r w:rsidR="001C26AE">
          <w:rPr>
            <w:noProof/>
            <w:webHidden/>
          </w:rPr>
          <w:instrText xml:space="preserve"> PAGEREF _Toc46768647 \h </w:instrText>
        </w:r>
        <w:r w:rsidR="001C26AE">
          <w:rPr>
            <w:noProof/>
            <w:webHidden/>
          </w:rPr>
        </w:r>
        <w:r w:rsidR="001C26AE">
          <w:rPr>
            <w:noProof/>
            <w:webHidden/>
          </w:rPr>
          <w:fldChar w:fldCharType="separate"/>
        </w:r>
        <w:r w:rsidR="00A4362E">
          <w:rPr>
            <w:noProof/>
            <w:webHidden/>
          </w:rPr>
          <w:t>30</w:t>
        </w:r>
        <w:r w:rsidR="001C26AE">
          <w:rPr>
            <w:noProof/>
            <w:webHidden/>
          </w:rPr>
          <w:fldChar w:fldCharType="end"/>
        </w:r>
      </w:hyperlink>
    </w:p>
    <w:p w14:paraId="18DB8D08" w14:textId="77777777" w:rsidR="001C26AE" w:rsidRDefault="002149C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48" w:history="1">
        <w:r w:rsidR="001C26AE" w:rsidRPr="00C05495">
          <w:rPr>
            <w:rStyle w:val="Hyperlink"/>
            <w:noProof/>
          </w:rPr>
          <w:t>Figura 23: Interface gráfica da inserção da barra inferior de navegação</w:t>
        </w:r>
        <w:r w:rsidR="001C26AE">
          <w:rPr>
            <w:noProof/>
            <w:webHidden/>
          </w:rPr>
          <w:tab/>
        </w:r>
        <w:r w:rsidR="001C26AE">
          <w:rPr>
            <w:noProof/>
            <w:webHidden/>
          </w:rPr>
          <w:fldChar w:fldCharType="begin"/>
        </w:r>
        <w:r w:rsidR="001C26AE">
          <w:rPr>
            <w:noProof/>
            <w:webHidden/>
          </w:rPr>
          <w:instrText xml:space="preserve"> PAGEREF _Toc46768648 \h </w:instrText>
        </w:r>
        <w:r w:rsidR="001C26AE">
          <w:rPr>
            <w:noProof/>
            <w:webHidden/>
          </w:rPr>
        </w:r>
        <w:r w:rsidR="001C26AE">
          <w:rPr>
            <w:noProof/>
            <w:webHidden/>
          </w:rPr>
          <w:fldChar w:fldCharType="separate"/>
        </w:r>
        <w:r w:rsidR="00A4362E">
          <w:rPr>
            <w:noProof/>
            <w:webHidden/>
          </w:rPr>
          <w:t>30</w:t>
        </w:r>
        <w:r w:rsidR="001C26AE">
          <w:rPr>
            <w:noProof/>
            <w:webHidden/>
          </w:rPr>
          <w:fldChar w:fldCharType="end"/>
        </w:r>
      </w:hyperlink>
    </w:p>
    <w:p w14:paraId="39BE2E12" w14:textId="77777777" w:rsidR="001C26AE" w:rsidRDefault="002149C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49" w:history="1">
        <w:r w:rsidR="001C26AE" w:rsidRPr="00C05495">
          <w:rPr>
            <w:rStyle w:val="Hyperlink"/>
            <w:noProof/>
          </w:rPr>
          <w:t>Figura 24: Código da ancoragem do botão com a barra de navegação</w:t>
        </w:r>
        <w:r w:rsidR="001C26AE">
          <w:rPr>
            <w:noProof/>
            <w:webHidden/>
          </w:rPr>
          <w:tab/>
        </w:r>
        <w:r w:rsidR="001C26AE">
          <w:rPr>
            <w:noProof/>
            <w:webHidden/>
          </w:rPr>
          <w:fldChar w:fldCharType="begin"/>
        </w:r>
        <w:r w:rsidR="001C26AE">
          <w:rPr>
            <w:noProof/>
            <w:webHidden/>
          </w:rPr>
          <w:instrText xml:space="preserve"> PAGEREF _Toc46768649 \h </w:instrText>
        </w:r>
        <w:r w:rsidR="001C26AE">
          <w:rPr>
            <w:noProof/>
            <w:webHidden/>
          </w:rPr>
        </w:r>
        <w:r w:rsidR="001C26AE">
          <w:rPr>
            <w:noProof/>
            <w:webHidden/>
          </w:rPr>
          <w:fldChar w:fldCharType="separate"/>
        </w:r>
        <w:r w:rsidR="00A4362E">
          <w:rPr>
            <w:noProof/>
            <w:webHidden/>
          </w:rPr>
          <w:t>31</w:t>
        </w:r>
        <w:r w:rsidR="001C26AE">
          <w:rPr>
            <w:noProof/>
            <w:webHidden/>
          </w:rPr>
          <w:fldChar w:fldCharType="end"/>
        </w:r>
      </w:hyperlink>
    </w:p>
    <w:p w14:paraId="4FFA2AED" w14:textId="77777777" w:rsidR="001C26AE" w:rsidRDefault="002149C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50" w:history="1">
        <w:r w:rsidR="001C26AE" w:rsidRPr="00C05495">
          <w:rPr>
            <w:rStyle w:val="Hyperlink"/>
            <w:noProof/>
          </w:rPr>
          <w:t>Figura 25: Interface gráfica da ancoragem do botão com a barra de navegação</w:t>
        </w:r>
        <w:r w:rsidR="001C26AE">
          <w:rPr>
            <w:noProof/>
            <w:webHidden/>
          </w:rPr>
          <w:tab/>
        </w:r>
        <w:r w:rsidR="001C26AE">
          <w:rPr>
            <w:noProof/>
            <w:webHidden/>
          </w:rPr>
          <w:fldChar w:fldCharType="begin"/>
        </w:r>
        <w:r w:rsidR="001C26AE">
          <w:rPr>
            <w:noProof/>
            <w:webHidden/>
          </w:rPr>
          <w:instrText xml:space="preserve"> PAGEREF _Toc46768650 \h </w:instrText>
        </w:r>
        <w:r w:rsidR="001C26AE">
          <w:rPr>
            <w:noProof/>
            <w:webHidden/>
          </w:rPr>
        </w:r>
        <w:r w:rsidR="001C26AE">
          <w:rPr>
            <w:noProof/>
            <w:webHidden/>
          </w:rPr>
          <w:fldChar w:fldCharType="separate"/>
        </w:r>
        <w:r w:rsidR="00A4362E">
          <w:rPr>
            <w:noProof/>
            <w:webHidden/>
          </w:rPr>
          <w:t>31</w:t>
        </w:r>
        <w:r w:rsidR="001C26AE">
          <w:rPr>
            <w:noProof/>
            <w:webHidden/>
          </w:rPr>
          <w:fldChar w:fldCharType="end"/>
        </w:r>
      </w:hyperlink>
    </w:p>
    <w:p w14:paraId="4B4D9D64" w14:textId="77777777" w:rsidR="001C26AE" w:rsidRDefault="002149C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51" w:history="1">
        <w:r w:rsidR="001C26AE" w:rsidRPr="00C05495">
          <w:rPr>
            <w:rStyle w:val="Hyperlink"/>
            <w:noProof/>
          </w:rPr>
          <w:t>Figura 26: Exemplo da interface gráfica da lista de pagamentos</w:t>
        </w:r>
        <w:r w:rsidR="001C26AE">
          <w:rPr>
            <w:noProof/>
            <w:webHidden/>
          </w:rPr>
          <w:tab/>
        </w:r>
        <w:r w:rsidR="001C26AE">
          <w:rPr>
            <w:noProof/>
            <w:webHidden/>
          </w:rPr>
          <w:fldChar w:fldCharType="begin"/>
        </w:r>
        <w:r w:rsidR="001C26AE">
          <w:rPr>
            <w:noProof/>
            <w:webHidden/>
          </w:rPr>
          <w:instrText xml:space="preserve"> PAGEREF _Toc46768651 \h </w:instrText>
        </w:r>
        <w:r w:rsidR="001C26AE">
          <w:rPr>
            <w:noProof/>
            <w:webHidden/>
          </w:rPr>
        </w:r>
        <w:r w:rsidR="001C26AE">
          <w:rPr>
            <w:noProof/>
            <w:webHidden/>
          </w:rPr>
          <w:fldChar w:fldCharType="separate"/>
        </w:r>
        <w:r w:rsidR="00A4362E">
          <w:rPr>
            <w:noProof/>
            <w:webHidden/>
          </w:rPr>
          <w:t>37</w:t>
        </w:r>
        <w:r w:rsidR="001C26AE">
          <w:rPr>
            <w:noProof/>
            <w:webHidden/>
          </w:rPr>
          <w:fldChar w:fldCharType="end"/>
        </w:r>
      </w:hyperlink>
    </w:p>
    <w:p w14:paraId="7B9BD041" w14:textId="77777777" w:rsidR="001C26AE" w:rsidRDefault="002149C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52" w:history="1">
        <w:r w:rsidR="001C26AE" w:rsidRPr="00C05495">
          <w:rPr>
            <w:rStyle w:val="Hyperlink"/>
            <w:noProof/>
          </w:rPr>
          <w:t>Figura 27: Diagrama de Caso de Uso – Geral</w:t>
        </w:r>
        <w:r w:rsidR="001C26AE">
          <w:rPr>
            <w:noProof/>
            <w:webHidden/>
          </w:rPr>
          <w:tab/>
        </w:r>
        <w:r w:rsidR="001C26AE">
          <w:rPr>
            <w:noProof/>
            <w:webHidden/>
          </w:rPr>
          <w:fldChar w:fldCharType="begin"/>
        </w:r>
        <w:r w:rsidR="001C26AE">
          <w:rPr>
            <w:noProof/>
            <w:webHidden/>
          </w:rPr>
          <w:instrText xml:space="preserve"> PAGEREF _Toc46768652 \h </w:instrText>
        </w:r>
        <w:r w:rsidR="001C26AE">
          <w:rPr>
            <w:noProof/>
            <w:webHidden/>
          </w:rPr>
        </w:r>
        <w:r w:rsidR="001C26AE">
          <w:rPr>
            <w:noProof/>
            <w:webHidden/>
          </w:rPr>
          <w:fldChar w:fldCharType="separate"/>
        </w:r>
        <w:r w:rsidR="00A4362E">
          <w:rPr>
            <w:noProof/>
            <w:webHidden/>
          </w:rPr>
          <w:t>39</w:t>
        </w:r>
        <w:r w:rsidR="001C26AE">
          <w:rPr>
            <w:noProof/>
            <w:webHidden/>
          </w:rPr>
          <w:fldChar w:fldCharType="end"/>
        </w:r>
      </w:hyperlink>
    </w:p>
    <w:p w14:paraId="23914008" w14:textId="77777777" w:rsidR="001C26AE" w:rsidRDefault="002149C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53" w:history="1">
        <w:r w:rsidR="001C26AE" w:rsidRPr="00C05495">
          <w:rPr>
            <w:rStyle w:val="Hyperlink"/>
            <w:noProof/>
          </w:rPr>
          <w:t>Figura 28: Diagrama de Caso de Uso – Fazer login</w:t>
        </w:r>
        <w:r w:rsidR="001C26AE">
          <w:rPr>
            <w:noProof/>
            <w:webHidden/>
          </w:rPr>
          <w:tab/>
        </w:r>
        <w:r w:rsidR="001C26AE">
          <w:rPr>
            <w:noProof/>
            <w:webHidden/>
          </w:rPr>
          <w:fldChar w:fldCharType="begin"/>
        </w:r>
        <w:r w:rsidR="001C26AE">
          <w:rPr>
            <w:noProof/>
            <w:webHidden/>
          </w:rPr>
          <w:instrText xml:space="preserve"> PAGEREF _Toc46768653 \h </w:instrText>
        </w:r>
        <w:r w:rsidR="001C26AE">
          <w:rPr>
            <w:noProof/>
            <w:webHidden/>
          </w:rPr>
        </w:r>
        <w:r w:rsidR="001C26AE">
          <w:rPr>
            <w:noProof/>
            <w:webHidden/>
          </w:rPr>
          <w:fldChar w:fldCharType="separate"/>
        </w:r>
        <w:r w:rsidR="00A4362E">
          <w:rPr>
            <w:noProof/>
            <w:webHidden/>
          </w:rPr>
          <w:t>40</w:t>
        </w:r>
        <w:r w:rsidR="001C26AE">
          <w:rPr>
            <w:noProof/>
            <w:webHidden/>
          </w:rPr>
          <w:fldChar w:fldCharType="end"/>
        </w:r>
      </w:hyperlink>
    </w:p>
    <w:p w14:paraId="16523479" w14:textId="77777777" w:rsidR="001C26AE" w:rsidRDefault="002149C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54" w:history="1">
        <w:r w:rsidR="001C26AE" w:rsidRPr="00C05495">
          <w:rPr>
            <w:rStyle w:val="Hyperlink"/>
            <w:noProof/>
          </w:rPr>
          <w:t>Figura 29: Diagrama de Caso de Uso – Inserir receita ou despesa</w:t>
        </w:r>
        <w:r w:rsidR="001C26AE">
          <w:rPr>
            <w:noProof/>
            <w:webHidden/>
          </w:rPr>
          <w:tab/>
        </w:r>
        <w:r w:rsidR="001C26AE">
          <w:rPr>
            <w:noProof/>
            <w:webHidden/>
          </w:rPr>
          <w:fldChar w:fldCharType="begin"/>
        </w:r>
        <w:r w:rsidR="001C26AE">
          <w:rPr>
            <w:noProof/>
            <w:webHidden/>
          </w:rPr>
          <w:instrText xml:space="preserve"> PAGEREF _Toc46768654 \h </w:instrText>
        </w:r>
        <w:r w:rsidR="001C26AE">
          <w:rPr>
            <w:noProof/>
            <w:webHidden/>
          </w:rPr>
        </w:r>
        <w:r w:rsidR="001C26AE">
          <w:rPr>
            <w:noProof/>
            <w:webHidden/>
          </w:rPr>
          <w:fldChar w:fldCharType="separate"/>
        </w:r>
        <w:r w:rsidR="00A4362E">
          <w:rPr>
            <w:noProof/>
            <w:webHidden/>
          </w:rPr>
          <w:t>42</w:t>
        </w:r>
        <w:r w:rsidR="001C26AE">
          <w:rPr>
            <w:noProof/>
            <w:webHidden/>
          </w:rPr>
          <w:fldChar w:fldCharType="end"/>
        </w:r>
      </w:hyperlink>
    </w:p>
    <w:p w14:paraId="6AB3B6F5" w14:textId="77777777" w:rsidR="001C26AE" w:rsidRDefault="002149C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55" w:history="1">
        <w:r w:rsidR="001C26AE" w:rsidRPr="00C05495">
          <w:rPr>
            <w:rStyle w:val="Hyperlink"/>
            <w:noProof/>
          </w:rPr>
          <w:t>Figura 30: Diagrama de Caso de Uso – Exibir transações</w:t>
        </w:r>
        <w:r w:rsidR="001C26AE">
          <w:rPr>
            <w:noProof/>
            <w:webHidden/>
          </w:rPr>
          <w:tab/>
        </w:r>
        <w:r w:rsidR="001C26AE">
          <w:rPr>
            <w:noProof/>
            <w:webHidden/>
          </w:rPr>
          <w:fldChar w:fldCharType="begin"/>
        </w:r>
        <w:r w:rsidR="001C26AE">
          <w:rPr>
            <w:noProof/>
            <w:webHidden/>
          </w:rPr>
          <w:instrText xml:space="preserve"> PAGEREF _Toc46768655 \h </w:instrText>
        </w:r>
        <w:r w:rsidR="001C26AE">
          <w:rPr>
            <w:noProof/>
            <w:webHidden/>
          </w:rPr>
        </w:r>
        <w:r w:rsidR="001C26AE">
          <w:rPr>
            <w:noProof/>
            <w:webHidden/>
          </w:rPr>
          <w:fldChar w:fldCharType="separate"/>
        </w:r>
        <w:r w:rsidR="00A4362E">
          <w:rPr>
            <w:noProof/>
            <w:webHidden/>
          </w:rPr>
          <w:t>42</w:t>
        </w:r>
        <w:r w:rsidR="001C26AE">
          <w:rPr>
            <w:noProof/>
            <w:webHidden/>
          </w:rPr>
          <w:fldChar w:fldCharType="end"/>
        </w:r>
      </w:hyperlink>
    </w:p>
    <w:p w14:paraId="0B7ECD44" w14:textId="77777777" w:rsidR="001C26AE" w:rsidRDefault="002149C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56" w:history="1">
        <w:r w:rsidR="001C26AE" w:rsidRPr="00C05495">
          <w:rPr>
            <w:rStyle w:val="Hyperlink"/>
            <w:noProof/>
          </w:rPr>
          <w:t>Figura 31: Diagrama de Caso de Uso – Notifica pagamento</w:t>
        </w:r>
        <w:r w:rsidR="001C26AE">
          <w:rPr>
            <w:noProof/>
            <w:webHidden/>
          </w:rPr>
          <w:tab/>
        </w:r>
        <w:r w:rsidR="001C26AE">
          <w:rPr>
            <w:noProof/>
            <w:webHidden/>
          </w:rPr>
          <w:fldChar w:fldCharType="begin"/>
        </w:r>
        <w:r w:rsidR="001C26AE">
          <w:rPr>
            <w:noProof/>
            <w:webHidden/>
          </w:rPr>
          <w:instrText xml:space="preserve"> PAGEREF _Toc46768656 \h </w:instrText>
        </w:r>
        <w:r w:rsidR="001C26AE">
          <w:rPr>
            <w:noProof/>
            <w:webHidden/>
          </w:rPr>
        </w:r>
        <w:r w:rsidR="001C26AE">
          <w:rPr>
            <w:noProof/>
            <w:webHidden/>
          </w:rPr>
          <w:fldChar w:fldCharType="separate"/>
        </w:r>
        <w:r w:rsidR="00A4362E">
          <w:rPr>
            <w:noProof/>
            <w:webHidden/>
          </w:rPr>
          <w:t>43</w:t>
        </w:r>
        <w:r w:rsidR="001C26AE">
          <w:rPr>
            <w:noProof/>
            <w:webHidden/>
          </w:rPr>
          <w:fldChar w:fldCharType="end"/>
        </w:r>
      </w:hyperlink>
    </w:p>
    <w:p w14:paraId="1A9571A3" w14:textId="77777777" w:rsidR="001C26AE" w:rsidRDefault="002149C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57" w:history="1">
        <w:r w:rsidR="001C26AE" w:rsidRPr="00C05495">
          <w:rPr>
            <w:rStyle w:val="Hyperlink"/>
            <w:noProof/>
          </w:rPr>
          <w:t>Figura 32: Diagrama de Caso de Uso – Notifica vencimento</w:t>
        </w:r>
        <w:r w:rsidR="001C26AE">
          <w:rPr>
            <w:noProof/>
            <w:webHidden/>
          </w:rPr>
          <w:tab/>
        </w:r>
        <w:r w:rsidR="001C26AE">
          <w:rPr>
            <w:noProof/>
            <w:webHidden/>
          </w:rPr>
          <w:fldChar w:fldCharType="begin"/>
        </w:r>
        <w:r w:rsidR="001C26AE">
          <w:rPr>
            <w:noProof/>
            <w:webHidden/>
          </w:rPr>
          <w:instrText xml:space="preserve"> PAGEREF _Toc46768657 \h </w:instrText>
        </w:r>
        <w:r w:rsidR="001C26AE">
          <w:rPr>
            <w:noProof/>
            <w:webHidden/>
          </w:rPr>
        </w:r>
        <w:r w:rsidR="001C26AE">
          <w:rPr>
            <w:noProof/>
            <w:webHidden/>
          </w:rPr>
          <w:fldChar w:fldCharType="separate"/>
        </w:r>
        <w:r w:rsidR="00A4362E">
          <w:rPr>
            <w:noProof/>
            <w:webHidden/>
          </w:rPr>
          <w:t>44</w:t>
        </w:r>
        <w:r w:rsidR="001C26AE">
          <w:rPr>
            <w:noProof/>
            <w:webHidden/>
          </w:rPr>
          <w:fldChar w:fldCharType="end"/>
        </w:r>
      </w:hyperlink>
    </w:p>
    <w:p w14:paraId="72353C13" w14:textId="77777777" w:rsidR="001C26AE" w:rsidRDefault="002149C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58" w:history="1">
        <w:r w:rsidR="001C26AE" w:rsidRPr="00C05495">
          <w:rPr>
            <w:rStyle w:val="Hyperlink"/>
            <w:noProof/>
          </w:rPr>
          <w:t>Figura 33: Diagrama de classe</w:t>
        </w:r>
        <w:r w:rsidR="001C26AE">
          <w:rPr>
            <w:noProof/>
            <w:webHidden/>
          </w:rPr>
          <w:tab/>
        </w:r>
        <w:r w:rsidR="001C26AE">
          <w:rPr>
            <w:noProof/>
            <w:webHidden/>
          </w:rPr>
          <w:fldChar w:fldCharType="begin"/>
        </w:r>
        <w:r w:rsidR="001C26AE">
          <w:rPr>
            <w:noProof/>
            <w:webHidden/>
          </w:rPr>
          <w:instrText xml:space="preserve"> PAGEREF _Toc46768658 \h </w:instrText>
        </w:r>
        <w:r w:rsidR="001C26AE">
          <w:rPr>
            <w:noProof/>
            <w:webHidden/>
          </w:rPr>
        </w:r>
        <w:r w:rsidR="001C26AE">
          <w:rPr>
            <w:noProof/>
            <w:webHidden/>
          </w:rPr>
          <w:fldChar w:fldCharType="separate"/>
        </w:r>
        <w:r w:rsidR="00A4362E">
          <w:rPr>
            <w:noProof/>
            <w:webHidden/>
          </w:rPr>
          <w:t>45</w:t>
        </w:r>
        <w:r w:rsidR="001C26AE">
          <w:rPr>
            <w:noProof/>
            <w:webHidden/>
          </w:rPr>
          <w:fldChar w:fldCharType="end"/>
        </w:r>
      </w:hyperlink>
    </w:p>
    <w:p w14:paraId="7F4E9823" w14:textId="77777777" w:rsidR="001C26AE" w:rsidRDefault="002149C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59" w:history="1">
        <w:r w:rsidR="001C26AE" w:rsidRPr="00C05495">
          <w:rPr>
            <w:rStyle w:val="Hyperlink"/>
            <w:noProof/>
          </w:rPr>
          <w:t>Figura 34: Diagrama de Atividade para inserir despesa ou receita</w:t>
        </w:r>
        <w:r w:rsidR="001C26AE">
          <w:rPr>
            <w:noProof/>
            <w:webHidden/>
          </w:rPr>
          <w:tab/>
        </w:r>
        <w:r w:rsidR="001C26AE">
          <w:rPr>
            <w:noProof/>
            <w:webHidden/>
          </w:rPr>
          <w:fldChar w:fldCharType="begin"/>
        </w:r>
        <w:r w:rsidR="001C26AE">
          <w:rPr>
            <w:noProof/>
            <w:webHidden/>
          </w:rPr>
          <w:instrText xml:space="preserve"> PAGEREF _Toc46768659 \h </w:instrText>
        </w:r>
        <w:r w:rsidR="001C26AE">
          <w:rPr>
            <w:noProof/>
            <w:webHidden/>
          </w:rPr>
        </w:r>
        <w:r w:rsidR="001C26AE">
          <w:rPr>
            <w:noProof/>
            <w:webHidden/>
          </w:rPr>
          <w:fldChar w:fldCharType="separate"/>
        </w:r>
        <w:r w:rsidR="00A4362E">
          <w:rPr>
            <w:noProof/>
            <w:webHidden/>
          </w:rPr>
          <w:t>47</w:t>
        </w:r>
        <w:r w:rsidR="001C26AE">
          <w:rPr>
            <w:noProof/>
            <w:webHidden/>
          </w:rPr>
          <w:fldChar w:fldCharType="end"/>
        </w:r>
      </w:hyperlink>
    </w:p>
    <w:p w14:paraId="052F8502" w14:textId="77777777" w:rsidR="001C26AE" w:rsidRDefault="002149C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60" w:history="1">
        <w:r w:rsidR="001C26AE" w:rsidRPr="00C05495">
          <w:rPr>
            <w:rStyle w:val="Hyperlink"/>
            <w:noProof/>
          </w:rPr>
          <w:t>Figura 35: Arquitetura do projeto</w:t>
        </w:r>
        <w:r w:rsidR="001C26AE">
          <w:rPr>
            <w:noProof/>
            <w:webHidden/>
          </w:rPr>
          <w:tab/>
        </w:r>
        <w:r w:rsidR="001C26AE">
          <w:rPr>
            <w:noProof/>
            <w:webHidden/>
          </w:rPr>
          <w:fldChar w:fldCharType="begin"/>
        </w:r>
        <w:r w:rsidR="001C26AE">
          <w:rPr>
            <w:noProof/>
            <w:webHidden/>
          </w:rPr>
          <w:instrText xml:space="preserve"> PAGEREF _Toc46768660 \h </w:instrText>
        </w:r>
        <w:r w:rsidR="001C26AE">
          <w:rPr>
            <w:noProof/>
            <w:webHidden/>
          </w:rPr>
        </w:r>
        <w:r w:rsidR="001C26AE">
          <w:rPr>
            <w:noProof/>
            <w:webHidden/>
          </w:rPr>
          <w:fldChar w:fldCharType="separate"/>
        </w:r>
        <w:r w:rsidR="00A4362E">
          <w:rPr>
            <w:noProof/>
            <w:webHidden/>
          </w:rPr>
          <w:t>48</w:t>
        </w:r>
        <w:r w:rsidR="001C26AE">
          <w:rPr>
            <w:noProof/>
            <w:webHidden/>
          </w:rPr>
          <w:fldChar w:fldCharType="end"/>
        </w:r>
      </w:hyperlink>
    </w:p>
    <w:p w14:paraId="0B0E4ECF" w14:textId="77777777" w:rsidR="001C26AE" w:rsidRDefault="002149C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61" w:history="1">
        <w:r w:rsidR="001C26AE" w:rsidRPr="00C05495">
          <w:rPr>
            <w:rStyle w:val="Hyperlink"/>
            <w:noProof/>
          </w:rPr>
          <w:t>Figura 36: Fluxograma da estrutura da API Rest</w:t>
        </w:r>
        <w:r w:rsidR="001C26AE">
          <w:rPr>
            <w:noProof/>
            <w:webHidden/>
          </w:rPr>
          <w:tab/>
        </w:r>
        <w:r w:rsidR="001C26AE">
          <w:rPr>
            <w:noProof/>
            <w:webHidden/>
          </w:rPr>
          <w:fldChar w:fldCharType="begin"/>
        </w:r>
        <w:r w:rsidR="001C26AE">
          <w:rPr>
            <w:noProof/>
            <w:webHidden/>
          </w:rPr>
          <w:instrText xml:space="preserve"> PAGEREF _Toc46768661 \h </w:instrText>
        </w:r>
        <w:r w:rsidR="001C26AE">
          <w:rPr>
            <w:noProof/>
            <w:webHidden/>
          </w:rPr>
        </w:r>
        <w:r w:rsidR="001C26AE">
          <w:rPr>
            <w:noProof/>
            <w:webHidden/>
          </w:rPr>
          <w:fldChar w:fldCharType="separate"/>
        </w:r>
        <w:r w:rsidR="00A4362E">
          <w:rPr>
            <w:noProof/>
            <w:webHidden/>
          </w:rPr>
          <w:t>50</w:t>
        </w:r>
        <w:r w:rsidR="001C26AE">
          <w:rPr>
            <w:noProof/>
            <w:webHidden/>
          </w:rPr>
          <w:fldChar w:fldCharType="end"/>
        </w:r>
      </w:hyperlink>
    </w:p>
    <w:p w14:paraId="3EF20DB4" w14:textId="77777777" w:rsidR="001C26AE" w:rsidRDefault="002149C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62" w:history="1">
        <w:r w:rsidR="001C26AE" w:rsidRPr="00C05495">
          <w:rPr>
            <w:rStyle w:val="Hyperlink"/>
            <w:noProof/>
          </w:rPr>
          <w:t>Figura 37: Método da classe de serviço de contas</w:t>
        </w:r>
        <w:r w:rsidR="001C26AE">
          <w:rPr>
            <w:noProof/>
            <w:webHidden/>
          </w:rPr>
          <w:tab/>
        </w:r>
        <w:r w:rsidR="001C26AE">
          <w:rPr>
            <w:noProof/>
            <w:webHidden/>
          </w:rPr>
          <w:fldChar w:fldCharType="begin"/>
        </w:r>
        <w:r w:rsidR="001C26AE">
          <w:rPr>
            <w:noProof/>
            <w:webHidden/>
          </w:rPr>
          <w:instrText xml:space="preserve"> PAGEREF _Toc46768662 \h </w:instrText>
        </w:r>
        <w:r w:rsidR="001C26AE">
          <w:rPr>
            <w:noProof/>
            <w:webHidden/>
          </w:rPr>
        </w:r>
        <w:r w:rsidR="001C26AE">
          <w:rPr>
            <w:noProof/>
            <w:webHidden/>
          </w:rPr>
          <w:fldChar w:fldCharType="separate"/>
        </w:r>
        <w:r w:rsidR="00A4362E">
          <w:rPr>
            <w:noProof/>
            <w:webHidden/>
          </w:rPr>
          <w:t>51</w:t>
        </w:r>
        <w:r w:rsidR="001C26AE">
          <w:rPr>
            <w:noProof/>
            <w:webHidden/>
          </w:rPr>
          <w:fldChar w:fldCharType="end"/>
        </w:r>
      </w:hyperlink>
    </w:p>
    <w:p w14:paraId="67047633" w14:textId="77777777" w:rsidR="001C26AE" w:rsidRDefault="002149C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63" w:history="1">
        <w:r w:rsidR="001C26AE" w:rsidRPr="00C05495">
          <w:rPr>
            <w:rStyle w:val="Hyperlink"/>
            <w:noProof/>
          </w:rPr>
          <w:t>Figura 38: Interface gráfica de acesso</w:t>
        </w:r>
        <w:r w:rsidR="001C26AE">
          <w:rPr>
            <w:noProof/>
            <w:webHidden/>
          </w:rPr>
          <w:tab/>
        </w:r>
        <w:r w:rsidR="001C26AE">
          <w:rPr>
            <w:noProof/>
            <w:webHidden/>
          </w:rPr>
          <w:fldChar w:fldCharType="begin"/>
        </w:r>
        <w:r w:rsidR="001C26AE">
          <w:rPr>
            <w:noProof/>
            <w:webHidden/>
          </w:rPr>
          <w:instrText xml:space="preserve"> PAGEREF _Toc46768663 \h </w:instrText>
        </w:r>
        <w:r w:rsidR="001C26AE">
          <w:rPr>
            <w:noProof/>
            <w:webHidden/>
          </w:rPr>
        </w:r>
        <w:r w:rsidR="001C26AE">
          <w:rPr>
            <w:noProof/>
            <w:webHidden/>
          </w:rPr>
          <w:fldChar w:fldCharType="separate"/>
        </w:r>
        <w:r w:rsidR="00A4362E">
          <w:rPr>
            <w:noProof/>
            <w:webHidden/>
          </w:rPr>
          <w:t>52</w:t>
        </w:r>
        <w:r w:rsidR="001C26AE">
          <w:rPr>
            <w:noProof/>
            <w:webHidden/>
          </w:rPr>
          <w:fldChar w:fldCharType="end"/>
        </w:r>
      </w:hyperlink>
    </w:p>
    <w:p w14:paraId="31376B21" w14:textId="77777777" w:rsidR="001C26AE" w:rsidRDefault="002149C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64" w:history="1">
        <w:r w:rsidR="001C26AE" w:rsidRPr="00C05495">
          <w:rPr>
            <w:rStyle w:val="Hyperlink"/>
            <w:noProof/>
          </w:rPr>
          <w:t>Figura 39: Interface gráfica da página inicial do aplicativo</w:t>
        </w:r>
        <w:r w:rsidR="001C26AE">
          <w:rPr>
            <w:noProof/>
            <w:webHidden/>
          </w:rPr>
          <w:tab/>
        </w:r>
        <w:r w:rsidR="001C26AE">
          <w:rPr>
            <w:noProof/>
            <w:webHidden/>
          </w:rPr>
          <w:fldChar w:fldCharType="begin"/>
        </w:r>
        <w:r w:rsidR="001C26AE">
          <w:rPr>
            <w:noProof/>
            <w:webHidden/>
          </w:rPr>
          <w:instrText xml:space="preserve"> PAGEREF _Toc46768664 \h </w:instrText>
        </w:r>
        <w:r w:rsidR="001C26AE">
          <w:rPr>
            <w:noProof/>
            <w:webHidden/>
          </w:rPr>
        </w:r>
        <w:r w:rsidR="001C26AE">
          <w:rPr>
            <w:noProof/>
            <w:webHidden/>
          </w:rPr>
          <w:fldChar w:fldCharType="separate"/>
        </w:r>
        <w:r w:rsidR="00A4362E">
          <w:rPr>
            <w:noProof/>
            <w:webHidden/>
          </w:rPr>
          <w:t>52</w:t>
        </w:r>
        <w:r w:rsidR="001C26AE">
          <w:rPr>
            <w:noProof/>
            <w:webHidden/>
          </w:rPr>
          <w:fldChar w:fldCharType="end"/>
        </w:r>
      </w:hyperlink>
    </w:p>
    <w:p w14:paraId="36159A58" w14:textId="77777777" w:rsidR="001C26AE" w:rsidRDefault="002149C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65" w:history="1">
        <w:r w:rsidR="001C26AE" w:rsidRPr="00C05495">
          <w:rPr>
            <w:rStyle w:val="Hyperlink"/>
            <w:noProof/>
          </w:rPr>
          <w:t>Figura 40: Interface gráfica do menu do aplicativo</w:t>
        </w:r>
        <w:r w:rsidR="001C26AE">
          <w:rPr>
            <w:noProof/>
            <w:webHidden/>
          </w:rPr>
          <w:tab/>
        </w:r>
        <w:r w:rsidR="001C26AE">
          <w:rPr>
            <w:noProof/>
            <w:webHidden/>
          </w:rPr>
          <w:fldChar w:fldCharType="begin"/>
        </w:r>
        <w:r w:rsidR="001C26AE">
          <w:rPr>
            <w:noProof/>
            <w:webHidden/>
          </w:rPr>
          <w:instrText xml:space="preserve"> PAGEREF _Toc46768665 \h </w:instrText>
        </w:r>
        <w:r w:rsidR="001C26AE">
          <w:rPr>
            <w:noProof/>
            <w:webHidden/>
          </w:rPr>
        </w:r>
        <w:r w:rsidR="001C26AE">
          <w:rPr>
            <w:noProof/>
            <w:webHidden/>
          </w:rPr>
          <w:fldChar w:fldCharType="separate"/>
        </w:r>
        <w:r w:rsidR="00A4362E">
          <w:rPr>
            <w:noProof/>
            <w:webHidden/>
          </w:rPr>
          <w:t>52</w:t>
        </w:r>
        <w:r w:rsidR="001C26AE">
          <w:rPr>
            <w:noProof/>
            <w:webHidden/>
          </w:rPr>
          <w:fldChar w:fldCharType="end"/>
        </w:r>
      </w:hyperlink>
    </w:p>
    <w:p w14:paraId="75CEF523" w14:textId="77777777" w:rsidR="001C26AE" w:rsidRDefault="002149C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66" w:history="1">
        <w:r w:rsidR="001C26AE" w:rsidRPr="00C05495">
          <w:rPr>
            <w:rStyle w:val="Hyperlink"/>
            <w:noProof/>
          </w:rPr>
          <w:t>Figura 41: Interface gráfica da inserção de pagamento</w:t>
        </w:r>
        <w:r w:rsidR="001C26AE">
          <w:rPr>
            <w:noProof/>
            <w:webHidden/>
          </w:rPr>
          <w:tab/>
        </w:r>
        <w:r w:rsidR="001C26AE">
          <w:rPr>
            <w:noProof/>
            <w:webHidden/>
          </w:rPr>
          <w:fldChar w:fldCharType="begin"/>
        </w:r>
        <w:r w:rsidR="001C26AE">
          <w:rPr>
            <w:noProof/>
            <w:webHidden/>
          </w:rPr>
          <w:instrText xml:space="preserve"> PAGEREF _Toc46768666 \h </w:instrText>
        </w:r>
        <w:r w:rsidR="001C26AE">
          <w:rPr>
            <w:noProof/>
            <w:webHidden/>
          </w:rPr>
        </w:r>
        <w:r w:rsidR="001C26AE">
          <w:rPr>
            <w:noProof/>
            <w:webHidden/>
          </w:rPr>
          <w:fldChar w:fldCharType="separate"/>
        </w:r>
        <w:r w:rsidR="00A4362E">
          <w:rPr>
            <w:noProof/>
            <w:webHidden/>
          </w:rPr>
          <w:t>53</w:t>
        </w:r>
        <w:r w:rsidR="001C26AE">
          <w:rPr>
            <w:noProof/>
            <w:webHidden/>
          </w:rPr>
          <w:fldChar w:fldCharType="end"/>
        </w:r>
      </w:hyperlink>
    </w:p>
    <w:p w14:paraId="1F9F3162" w14:textId="77777777" w:rsidR="001C26AE" w:rsidRDefault="002149C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67" w:history="1">
        <w:r w:rsidR="001C26AE" w:rsidRPr="00C05495">
          <w:rPr>
            <w:rStyle w:val="Hyperlink"/>
            <w:noProof/>
          </w:rPr>
          <w:t>Figura 42: Interface gráfica da inserção de recebimento</w:t>
        </w:r>
        <w:r w:rsidR="001C26AE">
          <w:rPr>
            <w:noProof/>
            <w:webHidden/>
          </w:rPr>
          <w:tab/>
        </w:r>
        <w:r w:rsidR="001C26AE">
          <w:rPr>
            <w:noProof/>
            <w:webHidden/>
          </w:rPr>
          <w:fldChar w:fldCharType="begin"/>
        </w:r>
        <w:r w:rsidR="001C26AE">
          <w:rPr>
            <w:noProof/>
            <w:webHidden/>
          </w:rPr>
          <w:instrText xml:space="preserve"> PAGEREF _Toc46768667 \h </w:instrText>
        </w:r>
        <w:r w:rsidR="001C26AE">
          <w:rPr>
            <w:noProof/>
            <w:webHidden/>
          </w:rPr>
        </w:r>
        <w:r w:rsidR="001C26AE">
          <w:rPr>
            <w:noProof/>
            <w:webHidden/>
          </w:rPr>
          <w:fldChar w:fldCharType="separate"/>
        </w:r>
        <w:r w:rsidR="00A4362E">
          <w:rPr>
            <w:noProof/>
            <w:webHidden/>
          </w:rPr>
          <w:t>53</w:t>
        </w:r>
        <w:r w:rsidR="001C26AE">
          <w:rPr>
            <w:noProof/>
            <w:webHidden/>
          </w:rPr>
          <w:fldChar w:fldCharType="end"/>
        </w:r>
      </w:hyperlink>
    </w:p>
    <w:p w14:paraId="39364535" w14:textId="77777777" w:rsidR="001C26AE" w:rsidRDefault="002149C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68" w:history="1">
        <w:r w:rsidR="001C26AE" w:rsidRPr="00C05495">
          <w:rPr>
            <w:rStyle w:val="Hyperlink"/>
            <w:noProof/>
          </w:rPr>
          <w:t>Figura 43: Interface gráfica da lista de pagamentos</w:t>
        </w:r>
        <w:r w:rsidR="001C26AE">
          <w:rPr>
            <w:noProof/>
            <w:webHidden/>
          </w:rPr>
          <w:tab/>
        </w:r>
        <w:r w:rsidR="001C26AE">
          <w:rPr>
            <w:noProof/>
            <w:webHidden/>
          </w:rPr>
          <w:fldChar w:fldCharType="begin"/>
        </w:r>
        <w:r w:rsidR="001C26AE">
          <w:rPr>
            <w:noProof/>
            <w:webHidden/>
          </w:rPr>
          <w:instrText xml:space="preserve"> PAGEREF _Toc46768668 \h </w:instrText>
        </w:r>
        <w:r w:rsidR="001C26AE">
          <w:rPr>
            <w:noProof/>
            <w:webHidden/>
          </w:rPr>
        </w:r>
        <w:r w:rsidR="001C26AE">
          <w:rPr>
            <w:noProof/>
            <w:webHidden/>
          </w:rPr>
          <w:fldChar w:fldCharType="separate"/>
        </w:r>
        <w:r w:rsidR="00A4362E">
          <w:rPr>
            <w:noProof/>
            <w:webHidden/>
          </w:rPr>
          <w:t>53</w:t>
        </w:r>
        <w:r w:rsidR="001C26AE">
          <w:rPr>
            <w:noProof/>
            <w:webHidden/>
          </w:rPr>
          <w:fldChar w:fldCharType="end"/>
        </w:r>
      </w:hyperlink>
    </w:p>
    <w:p w14:paraId="7209DC77" w14:textId="77777777" w:rsidR="001C26AE" w:rsidRDefault="002149C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69" w:history="1">
        <w:r w:rsidR="001C26AE" w:rsidRPr="00C05495">
          <w:rPr>
            <w:rStyle w:val="Hyperlink"/>
            <w:noProof/>
          </w:rPr>
          <w:t>Figura 44: Interface gráfica da lista de recebimentos</w:t>
        </w:r>
        <w:r w:rsidR="001C26AE">
          <w:rPr>
            <w:noProof/>
            <w:webHidden/>
          </w:rPr>
          <w:tab/>
        </w:r>
        <w:r w:rsidR="001C26AE">
          <w:rPr>
            <w:noProof/>
            <w:webHidden/>
          </w:rPr>
          <w:fldChar w:fldCharType="begin"/>
        </w:r>
        <w:r w:rsidR="001C26AE">
          <w:rPr>
            <w:noProof/>
            <w:webHidden/>
          </w:rPr>
          <w:instrText xml:space="preserve"> PAGEREF _Toc46768669 \h </w:instrText>
        </w:r>
        <w:r w:rsidR="001C26AE">
          <w:rPr>
            <w:noProof/>
            <w:webHidden/>
          </w:rPr>
        </w:r>
        <w:r w:rsidR="001C26AE">
          <w:rPr>
            <w:noProof/>
            <w:webHidden/>
          </w:rPr>
          <w:fldChar w:fldCharType="separate"/>
        </w:r>
        <w:r w:rsidR="00A4362E">
          <w:rPr>
            <w:noProof/>
            <w:webHidden/>
          </w:rPr>
          <w:t>54</w:t>
        </w:r>
        <w:r w:rsidR="001C26AE">
          <w:rPr>
            <w:noProof/>
            <w:webHidden/>
          </w:rPr>
          <w:fldChar w:fldCharType="end"/>
        </w:r>
      </w:hyperlink>
    </w:p>
    <w:p w14:paraId="73F8B955" w14:textId="77777777" w:rsidR="008352C4" w:rsidRDefault="001C26AE">
      <w:pPr>
        <w:pStyle w:val="CabealhodoSumrio"/>
      </w:pPr>
      <w:r>
        <w:fldChar w:fldCharType="end"/>
      </w:r>
    </w:p>
    <w:p w14:paraId="6867EC77" w14:textId="1556107C" w:rsidR="00302D54" w:rsidRDefault="00302D54">
      <w:pPr>
        <w:pStyle w:val="CabealhodoSumrio"/>
      </w:pPr>
    </w:p>
    <w:p w14:paraId="21C31EAB" w14:textId="77777777" w:rsidR="001C26AE" w:rsidRDefault="001C26AE" w:rsidP="001C26AE">
      <w:pPr>
        <w:rPr>
          <w:lang w:eastAsia="pt-BR"/>
        </w:rPr>
      </w:pPr>
    </w:p>
    <w:p w14:paraId="770916D7" w14:textId="77777777" w:rsidR="001C26AE" w:rsidRPr="001C26AE" w:rsidRDefault="001C26AE" w:rsidP="001C26AE">
      <w:pPr>
        <w:rPr>
          <w:lang w:eastAsia="pt-BR"/>
        </w:rPr>
      </w:pPr>
    </w:p>
    <w:sdt>
      <w:sdtPr>
        <w:rPr>
          <w:b w:val="0"/>
          <w:caps w:val="0"/>
          <w:sz w:val="24"/>
          <w:lang w:eastAsia="en-US"/>
        </w:rPr>
        <w:id w:val="-132727876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2AFC4DC" w14:textId="6D70D191" w:rsidR="001C26AE" w:rsidRDefault="001C26AE">
          <w:pPr>
            <w:pStyle w:val="CabealhodoSumrio"/>
          </w:pPr>
          <w:r>
            <w:t>Sumário</w:t>
          </w:r>
        </w:p>
        <w:p w14:paraId="047FD85B" w14:textId="77777777" w:rsidR="001C26AE" w:rsidRDefault="001C26AE">
          <w:pPr>
            <w:pStyle w:val="Sumrio1"/>
            <w:tabs>
              <w:tab w:val="left" w:pos="482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lang w:eastAsia="pt-BR"/>
            </w:rPr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TOC \o "1-3" \h \z \u </w:instrText>
          </w:r>
          <w:r>
            <w:rPr>
              <w:bCs/>
            </w:rPr>
            <w:fldChar w:fldCharType="separate"/>
          </w:r>
          <w:hyperlink w:anchor="_Toc46768676" w:history="1">
            <w:r w:rsidRPr="006358B7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lang w:eastAsia="pt-BR"/>
              </w:rPr>
              <w:tab/>
            </w:r>
            <w:r w:rsidRPr="006358B7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362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BC83E" w14:textId="77777777" w:rsidR="001C26AE" w:rsidRDefault="002149C0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6768677" w:history="1">
            <w:r w:rsidR="001C26AE" w:rsidRPr="006358B7">
              <w:rPr>
                <w:rStyle w:val="Hyperlink"/>
                <w:noProof/>
              </w:rPr>
              <w:t>1.1.</w:t>
            </w:r>
            <w:r w:rsidR="001C26AE"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="001C26AE" w:rsidRPr="006358B7">
              <w:rPr>
                <w:rStyle w:val="Hyperlink"/>
                <w:noProof/>
              </w:rPr>
              <w:t>OBJETIVOS</w:t>
            </w:r>
            <w:r w:rsidR="001C26AE">
              <w:rPr>
                <w:noProof/>
                <w:webHidden/>
              </w:rPr>
              <w:tab/>
            </w:r>
            <w:r w:rsidR="001C26AE">
              <w:rPr>
                <w:noProof/>
                <w:webHidden/>
              </w:rPr>
              <w:fldChar w:fldCharType="begin"/>
            </w:r>
            <w:r w:rsidR="001C26AE">
              <w:rPr>
                <w:noProof/>
                <w:webHidden/>
              </w:rPr>
              <w:instrText xml:space="preserve"> PAGEREF _Toc46768677 \h </w:instrText>
            </w:r>
            <w:r w:rsidR="001C26AE">
              <w:rPr>
                <w:noProof/>
                <w:webHidden/>
              </w:rPr>
            </w:r>
            <w:r w:rsidR="001C26AE">
              <w:rPr>
                <w:noProof/>
                <w:webHidden/>
              </w:rPr>
              <w:fldChar w:fldCharType="separate"/>
            </w:r>
            <w:r w:rsidR="00A4362E">
              <w:rPr>
                <w:noProof/>
                <w:webHidden/>
              </w:rPr>
              <w:t>13</w:t>
            </w:r>
            <w:r w:rsidR="001C26AE">
              <w:rPr>
                <w:noProof/>
                <w:webHidden/>
              </w:rPr>
              <w:fldChar w:fldCharType="end"/>
            </w:r>
          </w:hyperlink>
        </w:p>
        <w:p w14:paraId="6E5DBA4D" w14:textId="77777777" w:rsidR="001C26AE" w:rsidRDefault="002149C0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6768678" w:history="1">
            <w:r w:rsidR="001C26AE" w:rsidRPr="006358B7">
              <w:rPr>
                <w:rStyle w:val="Hyperlink"/>
                <w:noProof/>
              </w:rPr>
              <w:t>1.2.</w:t>
            </w:r>
            <w:r w:rsidR="001C26AE"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="001C26AE" w:rsidRPr="006358B7">
              <w:rPr>
                <w:rStyle w:val="Hyperlink"/>
                <w:noProof/>
              </w:rPr>
              <w:t>JUSTIFICATIVA</w:t>
            </w:r>
            <w:r w:rsidR="001C26AE">
              <w:rPr>
                <w:noProof/>
                <w:webHidden/>
              </w:rPr>
              <w:tab/>
            </w:r>
            <w:r w:rsidR="001C26AE">
              <w:rPr>
                <w:noProof/>
                <w:webHidden/>
              </w:rPr>
              <w:fldChar w:fldCharType="begin"/>
            </w:r>
            <w:r w:rsidR="001C26AE">
              <w:rPr>
                <w:noProof/>
                <w:webHidden/>
              </w:rPr>
              <w:instrText xml:space="preserve"> PAGEREF _Toc46768678 \h </w:instrText>
            </w:r>
            <w:r w:rsidR="001C26AE">
              <w:rPr>
                <w:noProof/>
                <w:webHidden/>
              </w:rPr>
            </w:r>
            <w:r w:rsidR="001C26AE">
              <w:rPr>
                <w:noProof/>
                <w:webHidden/>
              </w:rPr>
              <w:fldChar w:fldCharType="separate"/>
            </w:r>
            <w:r w:rsidR="00A4362E">
              <w:rPr>
                <w:noProof/>
                <w:webHidden/>
              </w:rPr>
              <w:t>13</w:t>
            </w:r>
            <w:r w:rsidR="001C26AE">
              <w:rPr>
                <w:noProof/>
                <w:webHidden/>
              </w:rPr>
              <w:fldChar w:fldCharType="end"/>
            </w:r>
          </w:hyperlink>
        </w:p>
        <w:p w14:paraId="1CC11CA1" w14:textId="77777777" w:rsidR="001C26AE" w:rsidRDefault="002149C0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6768679" w:history="1">
            <w:r w:rsidR="001C26AE" w:rsidRPr="006358B7">
              <w:rPr>
                <w:rStyle w:val="Hyperlink"/>
                <w:noProof/>
              </w:rPr>
              <w:t>1.3.</w:t>
            </w:r>
            <w:r w:rsidR="001C26AE"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="001C26AE" w:rsidRPr="006358B7">
              <w:rPr>
                <w:rStyle w:val="Hyperlink"/>
                <w:noProof/>
              </w:rPr>
              <w:t>MOTIVAÇÃO</w:t>
            </w:r>
            <w:r w:rsidR="001C26AE">
              <w:rPr>
                <w:noProof/>
                <w:webHidden/>
              </w:rPr>
              <w:tab/>
            </w:r>
            <w:r w:rsidR="001C26AE">
              <w:rPr>
                <w:noProof/>
                <w:webHidden/>
              </w:rPr>
              <w:fldChar w:fldCharType="begin"/>
            </w:r>
            <w:r w:rsidR="001C26AE">
              <w:rPr>
                <w:noProof/>
                <w:webHidden/>
              </w:rPr>
              <w:instrText xml:space="preserve"> PAGEREF _Toc46768679 \h </w:instrText>
            </w:r>
            <w:r w:rsidR="001C26AE">
              <w:rPr>
                <w:noProof/>
                <w:webHidden/>
              </w:rPr>
            </w:r>
            <w:r w:rsidR="001C26AE">
              <w:rPr>
                <w:noProof/>
                <w:webHidden/>
              </w:rPr>
              <w:fldChar w:fldCharType="separate"/>
            </w:r>
            <w:r w:rsidR="00A4362E">
              <w:rPr>
                <w:noProof/>
                <w:webHidden/>
              </w:rPr>
              <w:t>14</w:t>
            </w:r>
            <w:r w:rsidR="001C26AE">
              <w:rPr>
                <w:noProof/>
                <w:webHidden/>
              </w:rPr>
              <w:fldChar w:fldCharType="end"/>
            </w:r>
          </w:hyperlink>
        </w:p>
        <w:p w14:paraId="3773FB52" w14:textId="77777777" w:rsidR="001C26AE" w:rsidRDefault="002149C0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6768680" w:history="1">
            <w:r w:rsidR="001C26AE" w:rsidRPr="006358B7">
              <w:rPr>
                <w:rStyle w:val="Hyperlink"/>
                <w:noProof/>
              </w:rPr>
              <w:t>1.4.</w:t>
            </w:r>
            <w:r w:rsidR="001C26AE"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="001C26AE" w:rsidRPr="006358B7">
              <w:rPr>
                <w:rStyle w:val="Hyperlink"/>
                <w:noProof/>
              </w:rPr>
              <w:t>PERSPECTIVA DE CONTRIBUIÇÃO</w:t>
            </w:r>
            <w:r w:rsidR="001C26AE">
              <w:rPr>
                <w:noProof/>
                <w:webHidden/>
              </w:rPr>
              <w:tab/>
            </w:r>
            <w:r w:rsidR="001C26AE">
              <w:rPr>
                <w:noProof/>
                <w:webHidden/>
              </w:rPr>
              <w:fldChar w:fldCharType="begin"/>
            </w:r>
            <w:r w:rsidR="001C26AE">
              <w:rPr>
                <w:noProof/>
                <w:webHidden/>
              </w:rPr>
              <w:instrText xml:space="preserve"> PAGEREF _Toc46768680 \h </w:instrText>
            </w:r>
            <w:r w:rsidR="001C26AE">
              <w:rPr>
                <w:noProof/>
                <w:webHidden/>
              </w:rPr>
            </w:r>
            <w:r w:rsidR="001C26AE">
              <w:rPr>
                <w:noProof/>
                <w:webHidden/>
              </w:rPr>
              <w:fldChar w:fldCharType="separate"/>
            </w:r>
            <w:r w:rsidR="00A4362E">
              <w:rPr>
                <w:noProof/>
                <w:webHidden/>
              </w:rPr>
              <w:t>14</w:t>
            </w:r>
            <w:r w:rsidR="001C26AE">
              <w:rPr>
                <w:noProof/>
                <w:webHidden/>
              </w:rPr>
              <w:fldChar w:fldCharType="end"/>
            </w:r>
          </w:hyperlink>
        </w:p>
        <w:p w14:paraId="777D406B" w14:textId="77777777" w:rsidR="001C26AE" w:rsidRDefault="002149C0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6768681" w:history="1">
            <w:r w:rsidR="001C26AE" w:rsidRPr="006358B7">
              <w:rPr>
                <w:rStyle w:val="Hyperlink"/>
                <w:noProof/>
              </w:rPr>
              <w:t>1.5.</w:t>
            </w:r>
            <w:r w:rsidR="001C26AE"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="001C26AE" w:rsidRPr="006358B7">
              <w:rPr>
                <w:rStyle w:val="Hyperlink"/>
                <w:noProof/>
              </w:rPr>
              <w:t>METODOLOGIA</w:t>
            </w:r>
            <w:r w:rsidR="001C26AE">
              <w:rPr>
                <w:noProof/>
                <w:webHidden/>
              </w:rPr>
              <w:tab/>
            </w:r>
            <w:r w:rsidR="001C26AE">
              <w:rPr>
                <w:noProof/>
                <w:webHidden/>
              </w:rPr>
              <w:fldChar w:fldCharType="begin"/>
            </w:r>
            <w:r w:rsidR="001C26AE">
              <w:rPr>
                <w:noProof/>
                <w:webHidden/>
              </w:rPr>
              <w:instrText xml:space="preserve"> PAGEREF _Toc46768681 \h </w:instrText>
            </w:r>
            <w:r w:rsidR="001C26AE">
              <w:rPr>
                <w:noProof/>
                <w:webHidden/>
              </w:rPr>
            </w:r>
            <w:r w:rsidR="001C26AE">
              <w:rPr>
                <w:noProof/>
                <w:webHidden/>
              </w:rPr>
              <w:fldChar w:fldCharType="separate"/>
            </w:r>
            <w:r w:rsidR="00A4362E">
              <w:rPr>
                <w:noProof/>
                <w:webHidden/>
              </w:rPr>
              <w:t>14</w:t>
            </w:r>
            <w:r w:rsidR="001C26AE">
              <w:rPr>
                <w:noProof/>
                <w:webHidden/>
              </w:rPr>
              <w:fldChar w:fldCharType="end"/>
            </w:r>
          </w:hyperlink>
        </w:p>
        <w:p w14:paraId="1B1D3B97" w14:textId="77777777" w:rsidR="001C26AE" w:rsidRDefault="002149C0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6768682" w:history="1">
            <w:r w:rsidR="001C26AE" w:rsidRPr="006358B7">
              <w:rPr>
                <w:rStyle w:val="Hyperlink"/>
                <w:noProof/>
              </w:rPr>
              <w:t>1.6.</w:t>
            </w:r>
            <w:r w:rsidR="001C26AE"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="001C26AE" w:rsidRPr="006358B7">
              <w:rPr>
                <w:rStyle w:val="Hyperlink"/>
                <w:noProof/>
              </w:rPr>
              <w:t>PÚBLICO ALVO</w:t>
            </w:r>
            <w:r w:rsidR="001C26AE">
              <w:rPr>
                <w:noProof/>
                <w:webHidden/>
              </w:rPr>
              <w:tab/>
            </w:r>
            <w:r w:rsidR="001C26AE">
              <w:rPr>
                <w:noProof/>
                <w:webHidden/>
              </w:rPr>
              <w:fldChar w:fldCharType="begin"/>
            </w:r>
            <w:r w:rsidR="001C26AE">
              <w:rPr>
                <w:noProof/>
                <w:webHidden/>
              </w:rPr>
              <w:instrText xml:space="preserve"> PAGEREF _Toc46768682 \h </w:instrText>
            </w:r>
            <w:r w:rsidR="001C26AE">
              <w:rPr>
                <w:noProof/>
                <w:webHidden/>
              </w:rPr>
            </w:r>
            <w:r w:rsidR="001C26AE">
              <w:rPr>
                <w:noProof/>
                <w:webHidden/>
              </w:rPr>
              <w:fldChar w:fldCharType="separate"/>
            </w:r>
            <w:r w:rsidR="00A4362E">
              <w:rPr>
                <w:noProof/>
                <w:webHidden/>
              </w:rPr>
              <w:t>15</w:t>
            </w:r>
            <w:r w:rsidR="001C26AE">
              <w:rPr>
                <w:noProof/>
                <w:webHidden/>
              </w:rPr>
              <w:fldChar w:fldCharType="end"/>
            </w:r>
          </w:hyperlink>
        </w:p>
        <w:p w14:paraId="4B83C6ED" w14:textId="77777777" w:rsidR="001C26AE" w:rsidRDefault="002149C0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6768683" w:history="1">
            <w:r w:rsidR="001C26AE" w:rsidRPr="006358B7">
              <w:rPr>
                <w:rStyle w:val="Hyperlink"/>
                <w:noProof/>
              </w:rPr>
              <w:t>1.7.</w:t>
            </w:r>
            <w:r w:rsidR="001C26AE"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="001C26AE" w:rsidRPr="006358B7">
              <w:rPr>
                <w:rStyle w:val="Hyperlink"/>
                <w:noProof/>
              </w:rPr>
              <w:t>ESTRUTURA DO TRABALHO</w:t>
            </w:r>
            <w:r w:rsidR="001C26AE">
              <w:rPr>
                <w:noProof/>
                <w:webHidden/>
              </w:rPr>
              <w:tab/>
            </w:r>
            <w:r w:rsidR="001C26AE">
              <w:rPr>
                <w:noProof/>
                <w:webHidden/>
              </w:rPr>
              <w:fldChar w:fldCharType="begin"/>
            </w:r>
            <w:r w:rsidR="001C26AE">
              <w:rPr>
                <w:noProof/>
                <w:webHidden/>
              </w:rPr>
              <w:instrText xml:space="preserve"> PAGEREF _Toc46768683 \h </w:instrText>
            </w:r>
            <w:r w:rsidR="001C26AE">
              <w:rPr>
                <w:noProof/>
                <w:webHidden/>
              </w:rPr>
            </w:r>
            <w:r w:rsidR="001C26AE">
              <w:rPr>
                <w:noProof/>
                <w:webHidden/>
              </w:rPr>
              <w:fldChar w:fldCharType="separate"/>
            </w:r>
            <w:r w:rsidR="00A4362E">
              <w:rPr>
                <w:noProof/>
                <w:webHidden/>
              </w:rPr>
              <w:t>15</w:t>
            </w:r>
            <w:r w:rsidR="001C26AE">
              <w:rPr>
                <w:noProof/>
                <w:webHidden/>
              </w:rPr>
              <w:fldChar w:fldCharType="end"/>
            </w:r>
          </w:hyperlink>
        </w:p>
        <w:p w14:paraId="19735F59" w14:textId="77777777" w:rsidR="001C26AE" w:rsidRDefault="002149C0">
          <w:pPr>
            <w:pStyle w:val="Sumrio1"/>
            <w:tabs>
              <w:tab w:val="left" w:pos="482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lang w:eastAsia="pt-BR"/>
            </w:rPr>
          </w:pPr>
          <w:hyperlink w:anchor="_Toc46768684" w:history="1">
            <w:r w:rsidR="001C26AE" w:rsidRPr="006358B7">
              <w:rPr>
                <w:rStyle w:val="Hyperlink"/>
                <w:noProof/>
              </w:rPr>
              <w:t>2.</w:t>
            </w:r>
            <w:r w:rsidR="001C26AE"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lang w:eastAsia="pt-BR"/>
              </w:rPr>
              <w:tab/>
            </w:r>
            <w:r w:rsidR="001C26AE" w:rsidRPr="006358B7">
              <w:rPr>
                <w:rStyle w:val="Hyperlink"/>
                <w:noProof/>
              </w:rPr>
              <w:t>tecnologia flutter</w:t>
            </w:r>
            <w:r w:rsidR="001C26AE">
              <w:rPr>
                <w:noProof/>
                <w:webHidden/>
              </w:rPr>
              <w:tab/>
            </w:r>
            <w:r w:rsidR="001C26AE">
              <w:rPr>
                <w:noProof/>
                <w:webHidden/>
              </w:rPr>
              <w:fldChar w:fldCharType="begin"/>
            </w:r>
            <w:r w:rsidR="001C26AE">
              <w:rPr>
                <w:noProof/>
                <w:webHidden/>
              </w:rPr>
              <w:instrText xml:space="preserve"> PAGEREF _Toc46768684 \h </w:instrText>
            </w:r>
            <w:r w:rsidR="001C26AE">
              <w:rPr>
                <w:noProof/>
                <w:webHidden/>
              </w:rPr>
            </w:r>
            <w:r w:rsidR="001C26AE">
              <w:rPr>
                <w:noProof/>
                <w:webHidden/>
              </w:rPr>
              <w:fldChar w:fldCharType="separate"/>
            </w:r>
            <w:r w:rsidR="00A4362E">
              <w:rPr>
                <w:noProof/>
                <w:webHidden/>
              </w:rPr>
              <w:t>17</w:t>
            </w:r>
            <w:r w:rsidR="001C26AE">
              <w:rPr>
                <w:noProof/>
                <w:webHidden/>
              </w:rPr>
              <w:fldChar w:fldCharType="end"/>
            </w:r>
          </w:hyperlink>
        </w:p>
        <w:p w14:paraId="7A1D865C" w14:textId="77777777" w:rsidR="001C26AE" w:rsidRDefault="002149C0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6768685" w:history="1">
            <w:r w:rsidR="001C26AE" w:rsidRPr="006358B7">
              <w:rPr>
                <w:rStyle w:val="Hyperlink"/>
                <w:noProof/>
              </w:rPr>
              <w:t>2.1.</w:t>
            </w:r>
            <w:r w:rsidR="001C26AE"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="001C26AE" w:rsidRPr="006358B7">
              <w:rPr>
                <w:rStyle w:val="Hyperlink"/>
                <w:noProof/>
              </w:rPr>
              <w:t>ARQUITETURA FLUTTER</w:t>
            </w:r>
            <w:r w:rsidR="001C26AE">
              <w:rPr>
                <w:noProof/>
                <w:webHidden/>
              </w:rPr>
              <w:tab/>
            </w:r>
            <w:r w:rsidR="001C26AE">
              <w:rPr>
                <w:noProof/>
                <w:webHidden/>
              </w:rPr>
              <w:fldChar w:fldCharType="begin"/>
            </w:r>
            <w:r w:rsidR="001C26AE">
              <w:rPr>
                <w:noProof/>
                <w:webHidden/>
              </w:rPr>
              <w:instrText xml:space="preserve"> PAGEREF _Toc46768685 \h </w:instrText>
            </w:r>
            <w:r w:rsidR="001C26AE">
              <w:rPr>
                <w:noProof/>
                <w:webHidden/>
              </w:rPr>
            </w:r>
            <w:r w:rsidR="001C26AE">
              <w:rPr>
                <w:noProof/>
                <w:webHidden/>
              </w:rPr>
              <w:fldChar w:fldCharType="separate"/>
            </w:r>
            <w:r w:rsidR="00A4362E">
              <w:rPr>
                <w:noProof/>
                <w:webHidden/>
              </w:rPr>
              <w:t>18</w:t>
            </w:r>
            <w:r w:rsidR="001C26AE">
              <w:rPr>
                <w:noProof/>
                <w:webHidden/>
              </w:rPr>
              <w:fldChar w:fldCharType="end"/>
            </w:r>
          </w:hyperlink>
        </w:p>
        <w:p w14:paraId="59B87DFE" w14:textId="77777777" w:rsidR="001C26AE" w:rsidRDefault="002149C0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6768686" w:history="1">
            <w:r w:rsidR="001C26AE" w:rsidRPr="006358B7">
              <w:rPr>
                <w:rStyle w:val="Hyperlink"/>
                <w:noProof/>
              </w:rPr>
              <w:t>2.2.</w:t>
            </w:r>
            <w:r w:rsidR="001C26AE"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="001C26AE" w:rsidRPr="006358B7">
              <w:rPr>
                <w:rStyle w:val="Hyperlink"/>
                <w:noProof/>
              </w:rPr>
              <w:t>WIDGETS</w:t>
            </w:r>
            <w:r w:rsidR="001C26AE">
              <w:rPr>
                <w:noProof/>
                <w:webHidden/>
              </w:rPr>
              <w:tab/>
            </w:r>
            <w:r w:rsidR="001C26AE">
              <w:rPr>
                <w:noProof/>
                <w:webHidden/>
              </w:rPr>
              <w:fldChar w:fldCharType="begin"/>
            </w:r>
            <w:r w:rsidR="001C26AE">
              <w:rPr>
                <w:noProof/>
                <w:webHidden/>
              </w:rPr>
              <w:instrText xml:space="preserve"> PAGEREF _Toc46768686 \h </w:instrText>
            </w:r>
            <w:r w:rsidR="001C26AE">
              <w:rPr>
                <w:noProof/>
                <w:webHidden/>
              </w:rPr>
            </w:r>
            <w:r w:rsidR="001C26AE">
              <w:rPr>
                <w:noProof/>
                <w:webHidden/>
              </w:rPr>
              <w:fldChar w:fldCharType="separate"/>
            </w:r>
            <w:r w:rsidR="00A4362E">
              <w:rPr>
                <w:noProof/>
                <w:webHidden/>
              </w:rPr>
              <w:t>19</w:t>
            </w:r>
            <w:r w:rsidR="001C26AE">
              <w:rPr>
                <w:noProof/>
                <w:webHidden/>
              </w:rPr>
              <w:fldChar w:fldCharType="end"/>
            </w:r>
          </w:hyperlink>
        </w:p>
        <w:p w14:paraId="15C65BCF" w14:textId="77777777" w:rsidR="001C26AE" w:rsidRDefault="002149C0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6768687" w:history="1">
            <w:r w:rsidR="001C26AE" w:rsidRPr="006358B7">
              <w:rPr>
                <w:rStyle w:val="Hyperlink"/>
                <w:noProof/>
              </w:rPr>
              <w:t>2.3.</w:t>
            </w:r>
            <w:r w:rsidR="001C26AE"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="001C26AE" w:rsidRPr="006358B7">
              <w:rPr>
                <w:rStyle w:val="Hyperlink"/>
                <w:noProof/>
              </w:rPr>
              <w:t>desenvolvimento com flutter</w:t>
            </w:r>
            <w:r w:rsidR="001C26AE">
              <w:rPr>
                <w:noProof/>
                <w:webHidden/>
              </w:rPr>
              <w:tab/>
            </w:r>
            <w:r w:rsidR="001C26AE">
              <w:rPr>
                <w:noProof/>
                <w:webHidden/>
              </w:rPr>
              <w:fldChar w:fldCharType="begin"/>
            </w:r>
            <w:r w:rsidR="001C26AE">
              <w:rPr>
                <w:noProof/>
                <w:webHidden/>
              </w:rPr>
              <w:instrText xml:space="preserve"> PAGEREF _Toc46768687 \h </w:instrText>
            </w:r>
            <w:r w:rsidR="001C26AE">
              <w:rPr>
                <w:noProof/>
                <w:webHidden/>
              </w:rPr>
            </w:r>
            <w:r w:rsidR="001C26AE">
              <w:rPr>
                <w:noProof/>
                <w:webHidden/>
              </w:rPr>
              <w:fldChar w:fldCharType="separate"/>
            </w:r>
            <w:r w:rsidR="00A4362E">
              <w:rPr>
                <w:noProof/>
                <w:webHidden/>
              </w:rPr>
              <w:t>23</w:t>
            </w:r>
            <w:r w:rsidR="001C26AE">
              <w:rPr>
                <w:noProof/>
                <w:webHidden/>
              </w:rPr>
              <w:fldChar w:fldCharType="end"/>
            </w:r>
          </w:hyperlink>
        </w:p>
        <w:p w14:paraId="75BCC234" w14:textId="77777777" w:rsidR="001C26AE" w:rsidRDefault="002149C0">
          <w:pPr>
            <w:pStyle w:val="Sumrio1"/>
            <w:tabs>
              <w:tab w:val="left" w:pos="482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lang w:eastAsia="pt-BR"/>
            </w:rPr>
          </w:pPr>
          <w:hyperlink w:anchor="_Toc46768688" w:history="1">
            <w:r w:rsidR="001C26AE" w:rsidRPr="006358B7">
              <w:rPr>
                <w:rStyle w:val="Hyperlink"/>
                <w:noProof/>
              </w:rPr>
              <w:t>3.</w:t>
            </w:r>
            <w:r w:rsidR="001C26AE"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lang w:eastAsia="pt-BR"/>
              </w:rPr>
              <w:tab/>
            </w:r>
            <w:r w:rsidR="001C26AE" w:rsidRPr="006358B7">
              <w:rPr>
                <w:rStyle w:val="Hyperlink"/>
                <w:noProof/>
              </w:rPr>
              <w:t>CONCEITOS E TECNOLOGIAS COMPLEMENTARES UTILIZADAS NO TRABALHO</w:t>
            </w:r>
            <w:r w:rsidR="001C26AE">
              <w:rPr>
                <w:noProof/>
                <w:webHidden/>
              </w:rPr>
              <w:tab/>
            </w:r>
            <w:r w:rsidR="001C26AE">
              <w:rPr>
                <w:noProof/>
                <w:webHidden/>
              </w:rPr>
              <w:fldChar w:fldCharType="begin"/>
            </w:r>
            <w:r w:rsidR="001C26AE">
              <w:rPr>
                <w:noProof/>
                <w:webHidden/>
              </w:rPr>
              <w:instrText xml:space="preserve"> PAGEREF _Toc46768688 \h </w:instrText>
            </w:r>
            <w:r w:rsidR="001C26AE">
              <w:rPr>
                <w:noProof/>
                <w:webHidden/>
              </w:rPr>
            </w:r>
            <w:r w:rsidR="001C26AE">
              <w:rPr>
                <w:noProof/>
                <w:webHidden/>
              </w:rPr>
              <w:fldChar w:fldCharType="separate"/>
            </w:r>
            <w:r w:rsidR="00A4362E">
              <w:rPr>
                <w:noProof/>
                <w:webHidden/>
              </w:rPr>
              <w:t>32</w:t>
            </w:r>
            <w:r w:rsidR="001C26AE">
              <w:rPr>
                <w:noProof/>
                <w:webHidden/>
              </w:rPr>
              <w:fldChar w:fldCharType="end"/>
            </w:r>
          </w:hyperlink>
        </w:p>
        <w:p w14:paraId="657332F5" w14:textId="77777777" w:rsidR="001C26AE" w:rsidRDefault="002149C0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6768689" w:history="1">
            <w:r w:rsidR="001C26AE" w:rsidRPr="006358B7">
              <w:rPr>
                <w:rStyle w:val="Hyperlink"/>
                <w:noProof/>
              </w:rPr>
              <w:t>3.1.</w:t>
            </w:r>
            <w:r w:rsidR="001C26AE"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="001C26AE" w:rsidRPr="006358B7">
              <w:rPr>
                <w:rStyle w:val="Hyperlink"/>
                <w:noProof/>
              </w:rPr>
              <w:t>UML</w:t>
            </w:r>
            <w:r w:rsidR="001C26AE">
              <w:rPr>
                <w:noProof/>
                <w:webHidden/>
              </w:rPr>
              <w:tab/>
            </w:r>
            <w:r w:rsidR="001C26AE">
              <w:rPr>
                <w:noProof/>
                <w:webHidden/>
              </w:rPr>
              <w:fldChar w:fldCharType="begin"/>
            </w:r>
            <w:r w:rsidR="001C26AE">
              <w:rPr>
                <w:noProof/>
                <w:webHidden/>
              </w:rPr>
              <w:instrText xml:space="preserve"> PAGEREF _Toc46768689 \h </w:instrText>
            </w:r>
            <w:r w:rsidR="001C26AE">
              <w:rPr>
                <w:noProof/>
                <w:webHidden/>
              </w:rPr>
            </w:r>
            <w:r w:rsidR="001C26AE">
              <w:rPr>
                <w:noProof/>
                <w:webHidden/>
              </w:rPr>
              <w:fldChar w:fldCharType="separate"/>
            </w:r>
            <w:r w:rsidR="00A4362E">
              <w:rPr>
                <w:noProof/>
                <w:webHidden/>
              </w:rPr>
              <w:t>32</w:t>
            </w:r>
            <w:r w:rsidR="001C26AE">
              <w:rPr>
                <w:noProof/>
                <w:webHidden/>
              </w:rPr>
              <w:fldChar w:fldCharType="end"/>
            </w:r>
          </w:hyperlink>
        </w:p>
        <w:p w14:paraId="0F76DAC4" w14:textId="77777777" w:rsidR="001C26AE" w:rsidRDefault="002149C0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6768690" w:history="1">
            <w:r w:rsidR="001C26AE" w:rsidRPr="006358B7">
              <w:rPr>
                <w:rStyle w:val="Hyperlink"/>
                <w:noProof/>
              </w:rPr>
              <w:t>3.2.</w:t>
            </w:r>
            <w:r w:rsidR="001C26AE"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="001C26AE" w:rsidRPr="006358B7">
              <w:rPr>
                <w:rStyle w:val="Hyperlink"/>
                <w:noProof/>
              </w:rPr>
              <w:t>ASTAH COMMUNITY</w:t>
            </w:r>
            <w:r w:rsidR="001C26AE">
              <w:rPr>
                <w:noProof/>
                <w:webHidden/>
              </w:rPr>
              <w:tab/>
            </w:r>
            <w:r w:rsidR="001C26AE">
              <w:rPr>
                <w:noProof/>
                <w:webHidden/>
              </w:rPr>
              <w:fldChar w:fldCharType="begin"/>
            </w:r>
            <w:r w:rsidR="001C26AE">
              <w:rPr>
                <w:noProof/>
                <w:webHidden/>
              </w:rPr>
              <w:instrText xml:space="preserve"> PAGEREF _Toc46768690 \h </w:instrText>
            </w:r>
            <w:r w:rsidR="001C26AE">
              <w:rPr>
                <w:noProof/>
                <w:webHidden/>
              </w:rPr>
            </w:r>
            <w:r w:rsidR="001C26AE">
              <w:rPr>
                <w:noProof/>
                <w:webHidden/>
              </w:rPr>
              <w:fldChar w:fldCharType="separate"/>
            </w:r>
            <w:r w:rsidR="00A4362E">
              <w:rPr>
                <w:noProof/>
                <w:webHidden/>
              </w:rPr>
              <w:t>32</w:t>
            </w:r>
            <w:r w:rsidR="001C26AE">
              <w:rPr>
                <w:noProof/>
                <w:webHidden/>
              </w:rPr>
              <w:fldChar w:fldCharType="end"/>
            </w:r>
          </w:hyperlink>
        </w:p>
        <w:p w14:paraId="5DB34B0C" w14:textId="77777777" w:rsidR="001C26AE" w:rsidRDefault="002149C0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6768691" w:history="1">
            <w:r w:rsidR="001C26AE" w:rsidRPr="006358B7">
              <w:rPr>
                <w:rStyle w:val="Hyperlink"/>
                <w:noProof/>
              </w:rPr>
              <w:t>3.3.</w:t>
            </w:r>
            <w:r w:rsidR="001C26AE"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="001C26AE" w:rsidRPr="006358B7">
              <w:rPr>
                <w:rStyle w:val="Hyperlink"/>
                <w:noProof/>
              </w:rPr>
              <w:t>DART</w:t>
            </w:r>
            <w:r w:rsidR="001C26AE">
              <w:rPr>
                <w:noProof/>
                <w:webHidden/>
              </w:rPr>
              <w:tab/>
            </w:r>
            <w:r w:rsidR="001C26AE">
              <w:rPr>
                <w:noProof/>
                <w:webHidden/>
              </w:rPr>
              <w:fldChar w:fldCharType="begin"/>
            </w:r>
            <w:r w:rsidR="001C26AE">
              <w:rPr>
                <w:noProof/>
                <w:webHidden/>
              </w:rPr>
              <w:instrText xml:space="preserve"> PAGEREF _Toc46768691 \h </w:instrText>
            </w:r>
            <w:r w:rsidR="001C26AE">
              <w:rPr>
                <w:noProof/>
                <w:webHidden/>
              </w:rPr>
            </w:r>
            <w:r w:rsidR="001C26AE">
              <w:rPr>
                <w:noProof/>
                <w:webHidden/>
              </w:rPr>
              <w:fldChar w:fldCharType="separate"/>
            </w:r>
            <w:r w:rsidR="00A4362E">
              <w:rPr>
                <w:noProof/>
                <w:webHidden/>
              </w:rPr>
              <w:t>33</w:t>
            </w:r>
            <w:r w:rsidR="001C26AE">
              <w:rPr>
                <w:noProof/>
                <w:webHidden/>
              </w:rPr>
              <w:fldChar w:fldCharType="end"/>
            </w:r>
          </w:hyperlink>
        </w:p>
        <w:p w14:paraId="4252EDE4" w14:textId="77777777" w:rsidR="001C26AE" w:rsidRDefault="002149C0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6768692" w:history="1">
            <w:r w:rsidR="001C26AE" w:rsidRPr="006358B7">
              <w:rPr>
                <w:rStyle w:val="Hyperlink"/>
                <w:noProof/>
              </w:rPr>
              <w:t>3.4.</w:t>
            </w:r>
            <w:r w:rsidR="001C26AE"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="001C26AE" w:rsidRPr="006358B7">
              <w:rPr>
                <w:rStyle w:val="Hyperlink"/>
                <w:noProof/>
              </w:rPr>
              <w:t>visual studio code</w:t>
            </w:r>
            <w:r w:rsidR="001C26AE">
              <w:rPr>
                <w:noProof/>
                <w:webHidden/>
              </w:rPr>
              <w:tab/>
            </w:r>
            <w:r w:rsidR="001C26AE">
              <w:rPr>
                <w:noProof/>
                <w:webHidden/>
              </w:rPr>
              <w:fldChar w:fldCharType="begin"/>
            </w:r>
            <w:r w:rsidR="001C26AE">
              <w:rPr>
                <w:noProof/>
                <w:webHidden/>
              </w:rPr>
              <w:instrText xml:space="preserve"> PAGEREF _Toc46768692 \h </w:instrText>
            </w:r>
            <w:r w:rsidR="001C26AE">
              <w:rPr>
                <w:noProof/>
                <w:webHidden/>
              </w:rPr>
            </w:r>
            <w:r w:rsidR="001C26AE">
              <w:rPr>
                <w:noProof/>
                <w:webHidden/>
              </w:rPr>
              <w:fldChar w:fldCharType="separate"/>
            </w:r>
            <w:r w:rsidR="00A4362E">
              <w:rPr>
                <w:noProof/>
                <w:webHidden/>
              </w:rPr>
              <w:t>33</w:t>
            </w:r>
            <w:r w:rsidR="001C26AE">
              <w:rPr>
                <w:noProof/>
                <w:webHidden/>
              </w:rPr>
              <w:fldChar w:fldCharType="end"/>
            </w:r>
          </w:hyperlink>
        </w:p>
        <w:p w14:paraId="027D1834" w14:textId="77777777" w:rsidR="001C26AE" w:rsidRDefault="002149C0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6768693" w:history="1">
            <w:r w:rsidR="001C26AE" w:rsidRPr="006358B7">
              <w:rPr>
                <w:rStyle w:val="Hyperlink"/>
                <w:noProof/>
              </w:rPr>
              <w:t>3.5.</w:t>
            </w:r>
            <w:r w:rsidR="001C26AE"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="001C26AE" w:rsidRPr="006358B7">
              <w:rPr>
                <w:rStyle w:val="Hyperlink"/>
                <w:noProof/>
              </w:rPr>
              <w:t>intellij IDEA</w:t>
            </w:r>
            <w:r w:rsidR="001C26AE">
              <w:rPr>
                <w:noProof/>
                <w:webHidden/>
              </w:rPr>
              <w:tab/>
            </w:r>
            <w:r w:rsidR="001C26AE">
              <w:rPr>
                <w:noProof/>
                <w:webHidden/>
              </w:rPr>
              <w:fldChar w:fldCharType="begin"/>
            </w:r>
            <w:r w:rsidR="001C26AE">
              <w:rPr>
                <w:noProof/>
                <w:webHidden/>
              </w:rPr>
              <w:instrText xml:space="preserve"> PAGEREF _Toc46768693 \h </w:instrText>
            </w:r>
            <w:r w:rsidR="001C26AE">
              <w:rPr>
                <w:noProof/>
                <w:webHidden/>
              </w:rPr>
            </w:r>
            <w:r w:rsidR="001C26AE">
              <w:rPr>
                <w:noProof/>
                <w:webHidden/>
              </w:rPr>
              <w:fldChar w:fldCharType="separate"/>
            </w:r>
            <w:r w:rsidR="00A4362E">
              <w:rPr>
                <w:noProof/>
                <w:webHidden/>
              </w:rPr>
              <w:t>34</w:t>
            </w:r>
            <w:r w:rsidR="001C26AE">
              <w:rPr>
                <w:noProof/>
                <w:webHidden/>
              </w:rPr>
              <w:fldChar w:fldCharType="end"/>
            </w:r>
          </w:hyperlink>
        </w:p>
        <w:p w14:paraId="1416243D" w14:textId="77777777" w:rsidR="001C26AE" w:rsidRDefault="002149C0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6768694" w:history="1">
            <w:r w:rsidR="001C26AE" w:rsidRPr="006358B7">
              <w:rPr>
                <w:rStyle w:val="Hyperlink"/>
                <w:noProof/>
              </w:rPr>
              <w:t>3.6.</w:t>
            </w:r>
            <w:r w:rsidR="001C26AE"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="001C26AE" w:rsidRPr="006358B7">
              <w:rPr>
                <w:rStyle w:val="Hyperlink"/>
                <w:noProof/>
              </w:rPr>
              <w:t>java</w:t>
            </w:r>
            <w:r w:rsidR="001C26AE">
              <w:rPr>
                <w:noProof/>
                <w:webHidden/>
              </w:rPr>
              <w:tab/>
            </w:r>
            <w:r w:rsidR="001C26AE">
              <w:rPr>
                <w:noProof/>
                <w:webHidden/>
              </w:rPr>
              <w:fldChar w:fldCharType="begin"/>
            </w:r>
            <w:r w:rsidR="001C26AE">
              <w:rPr>
                <w:noProof/>
                <w:webHidden/>
              </w:rPr>
              <w:instrText xml:space="preserve"> PAGEREF _Toc46768694 \h </w:instrText>
            </w:r>
            <w:r w:rsidR="001C26AE">
              <w:rPr>
                <w:noProof/>
                <w:webHidden/>
              </w:rPr>
            </w:r>
            <w:r w:rsidR="001C26AE">
              <w:rPr>
                <w:noProof/>
                <w:webHidden/>
              </w:rPr>
              <w:fldChar w:fldCharType="separate"/>
            </w:r>
            <w:r w:rsidR="00A4362E">
              <w:rPr>
                <w:noProof/>
                <w:webHidden/>
              </w:rPr>
              <w:t>34</w:t>
            </w:r>
            <w:r w:rsidR="001C26AE">
              <w:rPr>
                <w:noProof/>
                <w:webHidden/>
              </w:rPr>
              <w:fldChar w:fldCharType="end"/>
            </w:r>
          </w:hyperlink>
        </w:p>
        <w:p w14:paraId="3078E51F" w14:textId="77777777" w:rsidR="001C26AE" w:rsidRDefault="002149C0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6768695" w:history="1">
            <w:r w:rsidR="001C26AE" w:rsidRPr="006358B7">
              <w:rPr>
                <w:rStyle w:val="Hyperlink"/>
                <w:noProof/>
              </w:rPr>
              <w:t>3.7.</w:t>
            </w:r>
            <w:r w:rsidR="001C26AE"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="001C26AE" w:rsidRPr="006358B7">
              <w:rPr>
                <w:rStyle w:val="Hyperlink"/>
                <w:noProof/>
              </w:rPr>
              <w:t>SPRING BOOT</w:t>
            </w:r>
            <w:r w:rsidR="001C26AE">
              <w:rPr>
                <w:noProof/>
                <w:webHidden/>
              </w:rPr>
              <w:tab/>
            </w:r>
            <w:r w:rsidR="001C26AE">
              <w:rPr>
                <w:noProof/>
                <w:webHidden/>
              </w:rPr>
              <w:fldChar w:fldCharType="begin"/>
            </w:r>
            <w:r w:rsidR="001C26AE">
              <w:rPr>
                <w:noProof/>
                <w:webHidden/>
              </w:rPr>
              <w:instrText xml:space="preserve"> PAGEREF _Toc46768695 \h </w:instrText>
            </w:r>
            <w:r w:rsidR="001C26AE">
              <w:rPr>
                <w:noProof/>
                <w:webHidden/>
              </w:rPr>
            </w:r>
            <w:r w:rsidR="001C26AE">
              <w:rPr>
                <w:noProof/>
                <w:webHidden/>
              </w:rPr>
              <w:fldChar w:fldCharType="separate"/>
            </w:r>
            <w:r w:rsidR="00A4362E">
              <w:rPr>
                <w:noProof/>
                <w:webHidden/>
              </w:rPr>
              <w:t>34</w:t>
            </w:r>
            <w:r w:rsidR="001C26AE">
              <w:rPr>
                <w:noProof/>
                <w:webHidden/>
              </w:rPr>
              <w:fldChar w:fldCharType="end"/>
            </w:r>
          </w:hyperlink>
        </w:p>
        <w:p w14:paraId="28FAA025" w14:textId="77777777" w:rsidR="001C26AE" w:rsidRDefault="002149C0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6768696" w:history="1">
            <w:r w:rsidR="001C26AE" w:rsidRPr="006358B7">
              <w:rPr>
                <w:rStyle w:val="Hyperlink"/>
                <w:noProof/>
              </w:rPr>
              <w:t>3.8.</w:t>
            </w:r>
            <w:r w:rsidR="001C26AE"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="001C26AE" w:rsidRPr="006358B7">
              <w:rPr>
                <w:rStyle w:val="Hyperlink"/>
                <w:noProof/>
              </w:rPr>
              <w:t>API REST</w:t>
            </w:r>
            <w:r w:rsidR="001C26AE">
              <w:rPr>
                <w:noProof/>
                <w:webHidden/>
              </w:rPr>
              <w:tab/>
            </w:r>
            <w:r w:rsidR="001C26AE">
              <w:rPr>
                <w:noProof/>
                <w:webHidden/>
              </w:rPr>
              <w:fldChar w:fldCharType="begin"/>
            </w:r>
            <w:r w:rsidR="001C26AE">
              <w:rPr>
                <w:noProof/>
                <w:webHidden/>
              </w:rPr>
              <w:instrText xml:space="preserve"> PAGEREF _Toc46768696 \h </w:instrText>
            </w:r>
            <w:r w:rsidR="001C26AE">
              <w:rPr>
                <w:noProof/>
                <w:webHidden/>
              </w:rPr>
            </w:r>
            <w:r w:rsidR="001C26AE">
              <w:rPr>
                <w:noProof/>
                <w:webHidden/>
              </w:rPr>
              <w:fldChar w:fldCharType="separate"/>
            </w:r>
            <w:r w:rsidR="00A4362E">
              <w:rPr>
                <w:noProof/>
                <w:webHidden/>
              </w:rPr>
              <w:t>35</w:t>
            </w:r>
            <w:r w:rsidR="001C26AE">
              <w:rPr>
                <w:noProof/>
                <w:webHidden/>
              </w:rPr>
              <w:fldChar w:fldCharType="end"/>
            </w:r>
          </w:hyperlink>
        </w:p>
        <w:p w14:paraId="31DE62AA" w14:textId="77777777" w:rsidR="001C26AE" w:rsidRDefault="002149C0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6768697" w:history="1">
            <w:r w:rsidR="001C26AE" w:rsidRPr="006358B7">
              <w:rPr>
                <w:rStyle w:val="Hyperlink"/>
                <w:noProof/>
              </w:rPr>
              <w:t>3.9.</w:t>
            </w:r>
            <w:r w:rsidR="001C26AE"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="001C26AE" w:rsidRPr="006358B7">
              <w:rPr>
                <w:rStyle w:val="Hyperlink"/>
                <w:noProof/>
              </w:rPr>
              <w:t>MONGODB</w:t>
            </w:r>
            <w:r w:rsidR="001C26AE">
              <w:rPr>
                <w:noProof/>
                <w:webHidden/>
              </w:rPr>
              <w:tab/>
            </w:r>
            <w:r w:rsidR="001C26AE">
              <w:rPr>
                <w:noProof/>
                <w:webHidden/>
              </w:rPr>
              <w:fldChar w:fldCharType="begin"/>
            </w:r>
            <w:r w:rsidR="001C26AE">
              <w:rPr>
                <w:noProof/>
                <w:webHidden/>
              </w:rPr>
              <w:instrText xml:space="preserve"> PAGEREF _Toc46768697 \h </w:instrText>
            </w:r>
            <w:r w:rsidR="001C26AE">
              <w:rPr>
                <w:noProof/>
                <w:webHidden/>
              </w:rPr>
            </w:r>
            <w:r w:rsidR="001C26AE">
              <w:rPr>
                <w:noProof/>
                <w:webHidden/>
              </w:rPr>
              <w:fldChar w:fldCharType="separate"/>
            </w:r>
            <w:r w:rsidR="00A4362E">
              <w:rPr>
                <w:noProof/>
                <w:webHidden/>
              </w:rPr>
              <w:t>35</w:t>
            </w:r>
            <w:r w:rsidR="001C26AE">
              <w:rPr>
                <w:noProof/>
                <w:webHidden/>
              </w:rPr>
              <w:fldChar w:fldCharType="end"/>
            </w:r>
          </w:hyperlink>
        </w:p>
        <w:p w14:paraId="3B7BE894" w14:textId="77777777" w:rsidR="001C26AE" w:rsidRDefault="002149C0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6768698" w:history="1">
            <w:r w:rsidR="001C26AE" w:rsidRPr="006358B7">
              <w:rPr>
                <w:rStyle w:val="Hyperlink"/>
                <w:noProof/>
              </w:rPr>
              <w:t>3.10.</w:t>
            </w:r>
            <w:r w:rsidR="001C26AE"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="001C26AE" w:rsidRPr="006358B7">
              <w:rPr>
                <w:rStyle w:val="Hyperlink"/>
                <w:noProof/>
              </w:rPr>
              <w:t>AWS AMAZON EC2</w:t>
            </w:r>
            <w:r w:rsidR="001C26AE">
              <w:rPr>
                <w:noProof/>
                <w:webHidden/>
              </w:rPr>
              <w:tab/>
            </w:r>
            <w:r w:rsidR="001C26AE">
              <w:rPr>
                <w:noProof/>
                <w:webHidden/>
              </w:rPr>
              <w:fldChar w:fldCharType="begin"/>
            </w:r>
            <w:r w:rsidR="001C26AE">
              <w:rPr>
                <w:noProof/>
                <w:webHidden/>
              </w:rPr>
              <w:instrText xml:space="preserve"> PAGEREF _Toc46768698 \h </w:instrText>
            </w:r>
            <w:r w:rsidR="001C26AE">
              <w:rPr>
                <w:noProof/>
                <w:webHidden/>
              </w:rPr>
            </w:r>
            <w:r w:rsidR="001C26AE">
              <w:rPr>
                <w:noProof/>
                <w:webHidden/>
              </w:rPr>
              <w:fldChar w:fldCharType="separate"/>
            </w:r>
            <w:r w:rsidR="00A4362E">
              <w:rPr>
                <w:noProof/>
                <w:webHidden/>
              </w:rPr>
              <w:t>36</w:t>
            </w:r>
            <w:r w:rsidR="001C26AE">
              <w:rPr>
                <w:noProof/>
                <w:webHidden/>
              </w:rPr>
              <w:fldChar w:fldCharType="end"/>
            </w:r>
          </w:hyperlink>
        </w:p>
        <w:p w14:paraId="1B9640EC" w14:textId="77777777" w:rsidR="001C26AE" w:rsidRDefault="002149C0">
          <w:pPr>
            <w:pStyle w:val="Sumrio1"/>
            <w:tabs>
              <w:tab w:val="left" w:pos="482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lang w:eastAsia="pt-BR"/>
            </w:rPr>
          </w:pPr>
          <w:hyperlink w:anchor="_Toc46768699" w:history="1">
            <w:r w:rsidR="001C26AE" w:rsidRPr="006358B7">
              <w:rPr>
                <w:rStyle w:val="Hyperlink"/>
                <w:noProof/>
              </w:rPr>
              <w:t>4.</w:t>
            </w:r>
            <w:r w:rsidR="001C26AE"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lang w:eastAsia="pt-BR"/>
              </w:rPr>
              <w:tab/>
            </w:r>
            <w:r w:rsidR="001C26AE" w:rsidRPr="006358B7">
              <w:rPr>
                <w:rStyle w:val="Hyperlink"/>
                <w:noProof/>
              </w:rPr>
              <w:t>PROPOSTA DE MODELAGEM DO ESTUDO DE CASO</w:t>
            </w:r>
            <w:r w:rsidR="001C26AE">
              <w:rPr>
                <w:noProof/>
                <w:webHidden/>
              </w:rPr>
              <w:tab/>
            </w:r>
            <w:r w:rsidR="001C26AE">
              <w:rPr>
                <w:noProof/>
                <w:webHidden/>
              </w:rPr>
              <w:fldChar w:fldCharType="begin"/>
            </w:r>
            <w:r w:rsidR="001C26AE">
              <w:rPr>
                <w:noProof/>
                <w:webHidden/>
              </w:rPr>
              <w:instrText xml:space="preserve"> PAGEREF _Toc46768699 \h </w:instrText>
            </w:r>
            <w:r w:rsidR="001C26AE">
              <w:rPr>
                <w:noProof/>
                <w:webHidden/>
              </w:rPr>
            </w:r>
            <w:r w:rsidR="001C26AE">
              <w:rPr>
                <w:noProof/>
                <w:webHidden/>
              </w:rPr>
              <w:fldChar w:fldCharType="separate"/>
            </w:r>
            <w:r w:rsidR="00A4362E">
              <w:rPr>
                <w:noProof/>
                <w:webHidden/>
              </w:rPr>
              <w:t>37</w:t>
            </w:r>
            <w:r w:rsidR="001C26AE">
              <w:rPr>
                <w:noProof/>
                <w:webHidden/>
              </w:rPr>
              <w:fldChar w:fldCharType="end"/>
            </w:r>
          </w:hyperlink>
        </w:p>
        <w:p w14:paraId="6E455853" w14:textId="77777777" w:rsidR="001C26AE" w:rsidRDefault="002149C0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6768700" w:history="1">
            <w:r w:rsidR="001C26AE" w:rsidRPr="006358B7">
              <w:rPr>
                <w:rStyle w:val="Hyperlink"/>
                <w:noProof/>
              </w:rPr>
              <w:t>4.1.</w:t>
            </w:r>
            <w:r w:rsidR="001C26AE"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="001C26AE" w:rsidRPr="006358B7">
              <w:rPr>
                <w:rStyle w:val="Hyperlink"/>
                <w:noProof/>
              </w:rPr>
              <w:t>MAPA MENTAL</w:t>
            </w:r>
            <w:r w:rsidR="001C26AE">
              <w:rPr>
                <w:noProof/>
                <w:webHidden/>
              </w:rPr>
              <w:tab/>
            </w:r>
            <w:r w:rsidR="001C26AE">
              <w:rPr>
                <w:noProof/>
                <w:webHidden/>
              </w:rPr>
              <w:fldChar w:fldCharType="begin"/>
            </w:r>
            <w:r w:rsidR="001C26AE">
              <w:rPr>
                <w:noProof/>
                <w:webHidden/>
              </w:rPr>
              <w:instrText xml:space="preserve"> PAGEREF _Toc46768700 \h </w:instrText>
            </w:r>
            <w:r w:rsidR="001C26AE">
              <w:rPr>
                <w:noProof/>
                <w:webHidden/>
              </w:rPr>
            </w:r>
            <w:r w:rsidR="001C26AE">
              <w:rPr>
                <w:noProof/>
                <w:webHidden/>
              </w:rPr>
              <w:fldChar w:fldCharType="separate"/>
            </w:r>
            <w:r w:rsidR="00A4362E">
              <w:rPr>
                <w:noProof/>
                <w:webHidden/>
              </w:rPr>
              <w:t>38</w:t>
            </w:r>
            <w:r w:rsidR="001C26AE">
              <w:rPr>
                <w:noProof/>
                <w:webHidden/>
              </w:rPr>
              <w:fldChar w:fldCharType="end"/>
            </w:r>
          </w:hyperlink>
        </w:p>
        <w:p w14:paraId="755A6A00" w14:textId="77777777" w:rsidR="001C26AE" w:rsidRDefault="002149C0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6768701" w:history="1">
            <w:r w:rsidR="001C26AE" w:rsidRPr="006358B7">
              <w:rPr>
                <w:rStyle w:val="Hyperlink"/>
                <w:noProof/>
              </w:rPr>
              <w:t>4.2.</w:t>
            </w:r>
            <w:r w:rsidR="001C26AE"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="001C26AE" w:rsidRPr="006358B7">
              <w:rPr>
                <w:rStyle w:val="Hyperlink"/>
                <w:noProof/>
              </w:rPr>
              <w:t>DIAGRAMA DE CASO DE USO</w:t>
            </w:r>
            <w:r w:rsidR="001C26AE">
              <w:rPr>
                <w:noProof/>
                <w:webHidden/>
              </w:rPr>
              <w:tab/>
            </w:r>
            <w:r w:rsidR="001C26AE">
              <w:rPr>
                <w:noProof/>
                <w:webHidden/>
              </w:rPr>
              <w:fldChar w:fldCharType="begin"/>
            </w:r>
            <w:r w:rsidR="001C26AE">
              <w:rPr>
                <w:noProof/>
                <w:webHidden/>
              </w:rPr>
              <w:instrText xml:space="preserve"> PAGEREF _Toc46768701 \h </w:instrText>
            </w:r>
            <w:r w:rsidR="001C26AE">
              <w:rPr>
                <w:noProof/>
                <w:webHidden/>
              </w:rPr>
            </w:r>
            <w:r w:rsidR="001C26AE">
              <w:rPr>
                <w:noProof/>
                <w:webHidden/>
              </w:rPr>
              <w:fldChar w:fldCharType="separate"/>
            </w:r>
            <w:r w:rsidR="00A4362E">
              <w:rPr>
                <w:noProof/>
                <w:webHidden/>
              </w:rPr>
              <w:t>39</w:t>
            </w:r>
            <w:r w:rsidR="001C26AE">
              <w:rPr>
                <w:noProof/>
                <w:webHidden/>
              </w:rPr>
              <w:fldChar w:fldCharType="end"/>
            </w:r>
          </w:hyperlink>
        </w:p>
        <w:p w14:paraId="28A179F6" w14:textId="77777777" w:rsidR="001C26AE" w:rsidRDefault="002149C0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6768702" w:history="1">
            <w:r w:rsidR="001C26AE" w:rsidRPr="006358B7">
              <w:rPr>
                <w:rStyle w:val="Hyperlink"/>
                <w:noProof/>
              </w:rPr>
              <w:t>4.3.</w:t>
            </w:r>
            <w:r w:rsidR="001C26AE"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="001C26AE" w:rsidRPr="006358B7">
              <w:rPr>
                <w:rStyle w:val="Hyperlink"/>
                <w:noProof/>
              </w:rPr>
              <w:t>DIAGRAMA DE CLASSES</w:t>
            </w:r>
            <w:r w:rsidR="001C26AE">
              <w:rPr>
                <w:noProof/>
                <w:webHidden/>
              </w:rPr>
              <w:tab/>
            </w:r>
            <w:r w:rsidR="001C26AE">
              <w:rPr>
                <w:noProof/>
                <w:webHidden/>
              </w:rPr>
              <w:fldChar w:fldCharType="begin"/>
            </w:r>
            <w:r w:rsidR="001C26AE">
              <w:rPr>
                <w:noProof/>
                <w:webHidden/>
              </w:rPr>
              <w:instrText xml:space="preserve"> PAGEREF _Toc46768702 \h </w:instrText>
            </w:r>
            <w:r w:rsidR="001C26AE">
              <w:rPr>
                <w:noProof/>
                <w:webHidden/>
              </w:rPr>
            </w:r>
            <w:r w:rsidR="001C26AE">
              <w:rPr>
                <w:noProof/>
                <w:webHidden/>
              </w:rPr>
              <w:fldChar w:fldCharType="separate"/>
            </w:r>
            <w:r w:rsidR="00A4362E">
              <w:rPr>
                <w:noProof/>
                <w:webHidden/>
              </w:rPr>
              <w:t>44</w:t>
            </w:r>
            <w:r w:rsidR="001C26AE">
              <w:rPr>
                <w:noProof/>
                <w:webHidden/>
              </w:rPr>
              <w:fldChar w:fldCharType="end"/>
            </w:r>
          </w:hyperlink>
        </w:p>
        <w:p w14:paraId="55D0A4DD" w14:textId="77777777" w:rsidR="001C26AE" w:rsidRDefault="002149C0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6768703" w:history="1">
            <w:r w:rsidR="001C26AE" w:rsidRPr="006358B7">
              <w:rPr>
                <w:rStyle w:val="Hyperlink"/>
                <w:noProof/>
              </w:rPr>
              <w:t>4.4.</w:t>
            </w:r>
            <w:r w:rsidR="001C26AE"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="001C26AE" w:rsidRPr="006358B7">
              <w:rPr>
                <w:rStyle w:val="Hyperlink"/>
                <w:noProof/>
              </w:rPr>
              <w:t>DIAGRAMA DE ATIVIDADE</w:t>
            </w:r>
            <w:r w:rsidR="001C26AE">
              <w:rPr>
                <w:noProof/>
                <w:webHidden/>
              </w:rPr>
              <w:tab/>
            </w:r>
            <w:r w:rsidR="001C26AE">
              <w:rPr>
                <w:noProof/>
                <w:webHidden/>
              </w:rPr>
              <w:fldChar w:fldCharType="begin"/>
            </w:r>
            <w:r w:rsidR="001C26AE">
              <w:rPr>
                <w:noProof/>
                <w:webHidden/>
              </w:rPr>
              <w:instrText xml:space="preserve"> PAGEREF _Toc46768703 \h </w:instrText>
            </w:r>
            <w:r w:rsidR="001C26AE">
              <w:rPr>
                <w:noProof/>
                <w:webHidden/>
              </w:rPr>
            </w:r>
            <w:r w:rsidR="001C26AE">
              <w:rPr>
                <w:noProof/>
                <w:webHidden/>
              </w:rPr>
              <w:fldChar w:fldCharType="separate"/>
            </w:r>
            <w:r w:rsidR="00A4362E">
              <w:rPr>
                <w:noProof/>
                <w:webHidden/>
              </w:rPr>
              <w:t>46</w:t>
            </w:r>
            <w:r w:rsidR="001C26AE">
              <w:rPr>
                <w:noProof/>
                <w:webHidden/>
              </w:rPr>
              <w:fldChar w:fldCharType="end"/>
            </w:r>
          </w:hyperlink>
        </w:p>
        <w:p w14:paraId="40518B9A" w14:textId="77777777" w:rsidR="001C26AE" w:rsidRDefault="002149C0">
          <w:pPr>
            <w:pStyle w:val="Sumrio1"/>
            <w:tabs>
              <w:tab w:val="left" w:pos="482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lang w:eastAsia="pt-BR"/>
            </w:rPr>
          </w:pPr>
          <w:hyperlink w:anchor="_Toc46768704" w:history="1">
            <w:r w:rsidR="001C26AE" w:rsidRPr="006358B7">
              <w:rPr>
                <w:rStyle w:val="Hyperlink"/>
                <w:noProof/>
              </w:rPr>
              <w:t>5.</w:t>
            </w:r>
            <w:r w:rsidR="001C26AE"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lang w:eastAsia="pt-BR"/>
              </w:rPr>
              <w:tab/>
            </w:r>
            <w:r w:rsidR="001C26AE" w:rsidRPr="006358B7">
              <w:rPr>
                <w:rStyle w:val="Hyperlink"/>
                <w:noProof/>
              </w:rPr>
              <w:t>DESENVOLVIMENTO</w:t>
            </w:r>
            <w:r w:rsidR="001C26AE">
              <w:rPr>
                <w:noProof/>
                <w:webHidden/>
              </w:rPr>
              <w:tab/>
            </w:r>
            <w:r w:rsidR="001C26AE">
              <w:rPr>
                <w:noProof/>
                <w:webHidden/>
              </w:rPr>
              <w:fldChar w:fldCharType="begin"/>
            </w:r>
            <w:r w:rsidR="001C26AE">
              <w:rPr>
                <w:noProof/>
                <w:webHidden/>
              </w:rPr>
              <w:instrText xml:space="preserve"> PAGEREF _Toc46768704 \h </w:instrText>
            </w:r>
            <w:r w:rsidR="001C26AE">
              <w:rPr>
                <w:noProof/>
                <w:webHidden/>
              </w:rPr>
            </w:r>
            <w:r w:rsidR="001C26AE">
              <w:rPr>
                <w:noProof/>
                <w:webHidden/>
              </w:rPr>
              <w:fldChar w:fldCharType="separate"/>
            </w:r>
            <w:r w:rsidR="00A4362E">
              <w:rPr>
                <w:noProof/>
                <w:webHidden/>
              </w:rPr>
              <w:t>48</w:t>
            </w:r>
            <w:r w:rsidR="001C26AE">
              <w:rPr>
                <w:noProof/>
                <w:webHidden/>
              </w:rPr>
              <w:fldChar w:fldCharType="end"/>
            </w:r>
          </w:hyperlink>
        </w:p>
        <w:p w14:paraId="13655A35" w14:textId="77777777" w:rsidR="001C26AE" w:rsidRDefault="002149C0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6768705" w:history="1">
            <w:r w:rsidR="001C26AE" w:rsidRPr="006358B7">
              <w:rPr>
                <w:rStyle w:val="Hyperlink"/>
                <w:noProof/>
              </w:rPr>
              <w:t>5.1.</w:t>
            </w:r>
            <w:r w:rsidR="001C26AE"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="001C26AE" w:rsidRPr="006358B7">
              <w:rPr>
                <w:rStyle w:val="Hyperlink"/>
                <w:noProof/>
              </w:rPr>
              <w:t>Desenvolvimento back-end</w:t>
            </w:r>
            <w:r w:rsidR="001C26AE">
              <w:rPr>
                <w:noProof/>
                <w:webHidden/>
              </w:rPr>
              <w:tab/>
            </w:r>
            <w:r w:rsidR="001C26AE">
              <w:rPr>
                <w:noProof/>
                <w:webHidden/>
              </w:rPr>
              <w:fldChar w:fldCharType="begin"/>
            </w:r>
            <w:r w:rsidR="001C26AE">
              <w:rPr>
                <w:noProof/>
                <w:webHidden/>
              </w:rPr>
              <w:instrText xml:space="preserve"> PAGEREF _Toc46768705 \h </w:instrText>
            </w:r>
            <w:r w:rsidR="001C26AE">
              <w:rPr>
                <w:noProof/>
                <w:webHidden/>
              </w:rPr>
            </w:r>
            <w:r w:rsidR="001C26AE">
              <w:rPr>
                <w:noProof/>
                <w:webHidden/>
              </w:rPr>
              <w:fldChar w:fldCharType="separate"/>
            </w:r>
            <w:r w:rsidR="00A4362E">
              <w:rPr>
                <w:noProof/>
                <w:webHidden/>
              </w:rPr>
              <w:t>49</w:t>
            </w:r>
            <w:r w:rsidR="001C26AE">
              <w:rPr>
                <w:noProof/>
                <w:webHidden/>
              </w:rPr>
              <w:fldChar w:fldCharType="end"/>
            </w:r>
          </w:hyperlink>
        </w:p>
        <w:p w14:paraId="32424CC4" w14:textId="77777777" w:rsidR="001C26AE" w:rsidRDefault="002149C0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6768706" w:history="1">
            <w:r w:rsidR="001C26AE" w:rsidRPr="006358B7">
              <w:rPr>
                <w:rStyle w:val="Hyperlink"/>
                <w:noProof/>
              </w:rPr>
              <w:t>5.2.</w:t>
            </w:r>
            <w:r w:rsidR="001C26AE"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="001C26AE" w:rsidRPr="006358B7">
              <w:rPr>
                <w:rStyle w:val="Hyperlink"/>
                <w:noProof/>
              </w:rPr>
              <w:t>Desenvolvimento front-end</w:t>
            </w:r>
            <w:r w:rsidR="001C26AE">
              <w:rPr>
                <w:noProof/>
                <w:webHidden/>
              </w:rPr>
              <w:tab/>
            </w:r>
            <w:r w:rsidR="001C26AE">
              <w:rPr>
                <w:noProof/>
                <w:webHidden/>
              </w:rPr>
              <w:fldChar w:fldCharType="begin"/>
            </w:r>
            <w:r w:rsidR="001C26AE">
              <w:rPr>
                <w:noProof/>
                <w:webHidden/>
              </w:rPr>
              <w:instrText xml:space="preserve"> PAGEREF _Toc46768706 \h </w:instrText>
            </w:r>
            <w:r w:rsidR="001C26AE">
              <w:rPr>
                <w:noProof/>
                <w:webHidden/>
              </w:rPr>
            </w:r>
            <w:r w:rsidR="001C26AE">
              <w:rPr>
                <w:noProof/>
                <w:webHidden/>
              </w:rPr>
              <w:fldChar w:fldCharType="separate"/>
            </w:r>
            <w:r w:rsidR="00A4362E">
              <w:rPr>
                <w:noProof/>
                <w:webHidden/>
              </w:rPr>
              <w:t>50</w:t>
            </w:r>
            <w:r w:rsidR="001C26AE">
              <w:rPr>
                <w:noProof/>
                <w:webHidden/>
              </w:rPr>
              <w:fldChar w:fldCharType="end"/>
            </w:r>
          </w:hyperlink>
        </w:p>
        <w:p w14:paraId="3487C6CF" w14:textId="77777777" w:rsidR="001C26AE" w:rsidRDefault="002149C0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6768707" w:history="1">
            <w:r w:rsidR="001C26AE" w:rsidRPr="006358B7">
              <w:rPr>
                <w:rStyle w:val="Hyperlink"/>
                <w:noProof/>
              </w:rPr>
              <w:t>5.3.</w:t>
            </w:r>
            <w:r w:rsidR="001C26AE"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="001C26AE" w:rsidRPr="006358B7">
              <w:rPr>
                <w:rStyle w:val="Hyperlink"/>
                <w:noProof/>
              </w:rPr>
              <w:t>Interface gráfica</w:t>
            </w:r>
            <w:r w:rsidR="001C26AE">
              <w:rPr>
                <w:noProof/>
                <w:webHidden/>
              </w:rPr>
              <w:tab/>
            </w:r>
            <w:r w:rsidR="001C26AE">
              <w:rPr>
                <w:noProof/>
                <w:webHidden/>
              </w:rPr>
              <w:fldChar w:fldCharType="begin"/>
            </w:r>
            <w:r w:rsidR="001C26AE">
              <w:rPr>
                <w:noProof/>
                <w:webHidden/>
              </w:rPr>
              <w:instrText xml:space="preserve"> PAGEREF _Toc46768707 \h </w:instrText>
            </w:r>
            <w:r w:rsidR="001C26AE">
              <w:rPr>
                <w:noProof/>
                <w:webHidden/>
              </w:rPr>
            </w:r>
            <w:r w:rsidR="001C26AE">
              <w:rPr>
                <w:noProof/>
                <w:webHidden/>
              </w:rPr>
              <w:fldChar w:fldCharType="separate"/>
            </w:r>
            <w:r w:rsidR="00A4362E">
              <w:rPr>
                <w:noProof/>
                <w:webHidden/>
              </w:rPr>
              <w:t>52</w:t>
            </w:r>
            <w:r w:rsidR="001C26AE">
              <w:rPr>
                <w:noProof/>
                <w:webHidden/>
              </w:rPr>
              <w:fldChar w:fldCharType="end"/>
            </w:r>
          </w:hyperlink>
        </w:p>
        <w:p w14:paraId="57E2B13D" w14:textId="77777777" w:rsidR="001C26AE" w:rsidRDefault="002149C0">
          <w:pPr>
            <w:pStyle w:val="Sumrio1"/>
            <w:tabs>
              <w:tab w:val="left" w:pos="482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lang w:eastAsia="pt-BR"/>
            </w:rPr>
          </w:pPr>
          <w:hyperlink w:anchor="_Toc46768708" w:history="1">
            <w:r w:rsidR="001C26AE" w:rsidRPr="006358B7">
              <w:rPr>
                <w:rStyle w:val="Hyperlink"/>
                <w:noProof/>
              </w:rPr>
              <w:t>6.</w:t>
            </w:r>
            <w:r w:rsidR="001C26AE"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lang w:eastAsia="pt-BR"/>
              </w:rPr>
              <w:tab/>
            </w:r>
            <w:r w:rsidR="001C26AE" w:rsidRPr="006358B7">
              <w:rPr>
                <w:rStyle w:val="Hyperlink"/>
                <w:noProof/>
              </w:rPr>
              <w:t>CONSIDERAÇÕES FINAIS</w:t>
            </w:r>
            <w:r w:rsidR="001C26AE">
              <w:rPr>
                <w:noProof/>
                <w:webHidden/>
              </w:rPr>
              <w:tab/>
            </w:r>
            <w:r w:rsidR="001C26AE">
              <w:rPr>
                <w:noProof/>
                <w:webHidden/>
              </w:rPr>
              <w:fldChar w:fldCharType="begin"/>
            </w:r>
            <w:r w:rsidR="001C26AE">
              <w:rPr>
                <w:noProof/>
                <w:webHidden/>
              </w:rPr>
              <w:instrText xml:space="preserve"> PAGEREF _Toc46768708 \h </w:instrText>
            </w:r>
            <w:r w:rsidR="001C26AE">
              <w:rPr>
                <w:noProof/>
                <w:webHidden/>
              </w:rPr>
            </w:r>
            <w:r w:rsidR="001C26AE">
              <w:rPr>
                <w:noProof/>
                <w:webHidden/>
              </w:rPr>
              <w:fldChar w:fldCharType="separate"/>
            </w:r>
            <w:r w:rsidR="00A4362E">
              <w:rPr>
                <w:noProof/>
                <w:webHidden/>
              </w:rPr>
              <w:t>55</w:t>
            </w:r>
            <w:r w:rsidR="001C26AE">
              <w:rPr>
                <w:noProof/>
                <w:webHidden/>
              </w:rPr>
              <w:fldChar w:fldCharType="end"/>
            </w:r>
          </w:hyperlink>
        </w:p>
        <w:p w14:paraId="2EB65A49" w14:textId="77777777" w:rsidR="001C26AE" w:rsidRDefault="002149C0">
          <w:pPr>
            <w:pStyle w:val="Sumrio1"/>
            <w:tabs>
              <w:tab w:val="left" w:pos="482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lang w:eastAsia="pt-BR"/>
            </w:rPr>
          </w:pPr>
          <w:hyperlink w:anchor="_Toc46768709" w:history="1">
            <w:r w:rsidR="001C26AE" w:rsidRPr="006358B7">
              <w:rPr>
                <w:rStyle w:val="Hyperlink"/>
                <w:noProof/>
              </w:rPr>
              <w:t>7.</w:t>
            </w:r>
            <w:r w:rsidR="001C26AE"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lang w:eastAsia="pt-BR"/>
              </w:rPr>
              <w:tab/>
            </w:r>
            <w:r w:rsidR="001C26AE" w:rsidRPr="006358B7">
              <w:rPr>
                <w:rStyle w:val="Hyperlink"/>
                <w:noProof/>
              </w:rPr>
              <w:t>REFERÊNCIAS</w:t>
            </w:r>
            <w:r w:rsidR="001C26AE">
              <w:rPr>
                <w:noProof/>
                <w:webHidden/>
              </w:rPr>
              <w:tab/>
            </w:r>
            <w:r w:rsidR="001C26AE">
              <w:rPr>
                <w:noProof/>
                <w:webHidden/>
              </w:rPr>
              <w:fldChar w:fldCharType="begin"/>
            </w:r>
            <w:r w:rsidR="001C26AE">
              <w:rPr>
                <w:noProof/>
                <w:webHidden/>
              </w:rPr>
              <w:instrText xml:space="preserve"> PAGEREF _Toc46768709 \h </w:instrText>
            </w:r>
            <w:r w:rsidR="001C26AE">
              <w:rPr>
                <w:noProof/>
                <w:webHidden/>
              </w:rPr>
            </w:r>
            <w:r w:rsidR="001C26AE">
              <w:rPr>
                <w:noProof/>
                <w:webHidden/>
              </w:rPr>
              <w:fldChar w:fldCharType="separate"/>
            </w:r>
            <w:r w:rsidR="00A4362E">
              <w:rPr>
                <w:noProof/>
                <w:webHidden/>
              </w:rPr>
              <w:t>56</w:t>
            </w:r>
            <w:r w:rsidR="001C26AE">
              <w:rPr>
                <w:noProof/>
                <w:webHidden/>
              </w:rPr>
              <w:fldChar w:fldCharType="end"/>
            </w:r>
          </w:hyperlink>
        </w:p>
        <w:p w14:paraId="6C200396" w14:textId="24B2764B" w:rsidR="001C26AE" w:rsidRDefault="001C26AE">
          <w:r>
            <w:rPr>
              <w:b/>
              <w:bCs/>
            </w:rPr>
            <w:fldChar w:fldCharType="end"/>
          </w:r>
        </w:p>
      </w:sdtContent>
    </w:sdt>
    <w:p w14:paraId="7F5BB5BE" w14:textId="77777777" w:rsidR="001C26AE" w:rsidRPr="001C26AE" w:rsidRDefault="001C26AE" w:rsidP="001C26AE">
      <w:pPr>
        <w:rPr>
          <w:lang w:eastAsia="pt-BR"/>
        </w:rPr>
      </w:pPr>
    </w:p>
    <w:p w14:paraId="62D84A27" w14:textId="264C443D" w:rsidR="00302D54" w:rsidRDefault="00302D54"/>
    <w:p w14:paraId="1EA1B08F" w14:textId="77777777" w:rsidR="005D7ED3" w:rsidRDefault="005D7ED3" w:rsidP="005D7ED3"/>
    <w:p w14:paraId="3BFF1120" w14:textId="77777777" w:rsidR="00302D54" w:rsidRDefault="00302D54" w:rsidP="005D7ED3"/>
    <w:p w14:paraId="4340D4C9" w14:textId="77777777" w:rsidR="005D7ED3" w:rsidRDefault="005D7ED3" w:rsidP="005D7ED3">
      <w:pPr>
        <w:sectPr w:rsidR="005D7ED3" w:rsidSect="000176E6">
          <w:headerReference w:type="default" r:id="rId15"/>
          <w:pgSz w:w="11906" w:h="16838"/>
          <w:pgMar w:top="1701" w:right="1134" w:bottom="1134" w:left="1134" w:header="720" w:footer="720" w:gutter="0"/>
          <w:pgNumType w:start="0"/>
          <w:cols w:space="720"/>
          <w:docGrid w:linePitch="360"/>
        </w:sectPr>
      </w:pPr>
    </w:p>
    <w:p w14:paraId="3F06F39E" w14:textId="2808AC66" w:rsidR="009F4495" w:rsidRDefault="00965C90" w:rsidP="009F4495">
      <w:pPr>
        <w:pStyle w:val="Ttulo1"/>
      </w:pPr>
      <w:bookmarkStart w:id="6" w:name="_Toc434956075"/>
      <w:bookmarkStart w:id="7" w:name="_Toc436215888"/>
      <w:bookmarkStart w:id="8" w:name="_Toc46768676"/>
      <w:r w:rsidRPr="00031D11">
        <w:lastRenderedPageBreak/>
        <w:t>Introdução</w:t>
      </w:r>
      <w:bookmarkEnd w:id="6"/>
      <w:bookmarkEnd w:id="7"/>
      <w:bookmarkEnd w:id="8"/>
    </w:p>
    <w:p w14:paraId="67D7B174" w14:textId="0303935B" w:rsidR="004F7F46" w:rsidRDefault="00D9244B" w:rsidP="00D9244B">
      <w:r w:rsidRPr="00D9244B">
        <w:t>A tecnologia aprimora-se cada vez mais com o passar dos anos. O que antes era feito de forma manuscrita, hoje temos ferramentas na palma da mão que suprem nossas necessidades de maneira mais rápida e eficiente. Com essa grande evolução, conforme Paula (2017) tanto pessoas quanto empresas estão investindo em aplicações móveis para facilitarem o seu dia a dia.</w:t>
      </w:r>
    </w:p>
    <w:p w14:paraId="47754BF6" w14:textId="2A50C46E" w:rsidR="00D9244B" w:rsidRDefault="00D9244B" w:rsidP="00D9244B">
      <w:r w:rsidRPr="00D9244B">
        <w:t>Dito isso, a procura de aplicações fluídas para controle de gastos e planejamento financeiro está cada vez maior. Com base nessas observações, é proposto o desenvolvimento de uma aplicação para gerenciar tais transações.</w:t>
      </w:r>
    </w:p>
    <w:p w14:paraId="778C6A54" w14:textId="2365C6DC" w:rsidR="00D9244B" w:rsidRDefault="00D9244B" w:rsidP="00D9244B">
      <w:r w:rsidRPr="00D9244B">
        <w:t>No desenvolvimento, a administração do tempo é muito importante, pois se feito de maneira correta, a produtividade aumenta significativamente. Hoje no mercado há várias ferramentas para nos auxiliarem, e uma delas é o Flutter</w:t>
      </w:r>
      <w:r w:rsidR="008D5CA2">
        <w:rPr>
          <w:rStyle w:val="Refdenotaderodap"/>
        </w:rPr>
        <w:footnoteReference w:id="1"/>
      </w:r>
      <w:r w:rsidRPr="00D9244B">
        <w:t>, que traz uma facilidade enorme em desenvolver aplicativos móveis de uma forma híbrida sem precisar retrabalhar no código.</w:t>
      </w:r>
    </w:p>
    <w:p w14:paraId="09492BF0" w14:textId="733826DA" w:rsidR="00D9244B" w:rsidRDefault="00D9244B" w:rsidP="00D9244B">
      <w:r w:rsidRPr="00D9244B">
        <w:t>Segundo Magalhães (2019) o Flutter tem seu próprio framework de processamento, o que quer dizer que ele não dependerá de nada específico de cada plataforma. Todos os efeitos que há no sistema operacional IOS</w:t>
      </w:r>
      <w:r w:rsidR="008D5CA2">
        <w:rPr>
          <w:rStyle w:val="Refdenotaderodap"/>
        </w:rPr>
        <w:footnoteReference w:id="2"/>
      </w:r>
      <w:r w:rsidR="008D5CA2">
        <w:t xml:space="preserve"> </w:t>
      </w:r>
      <w:r w:rsidRPr="00D9244B">
        <w:t>e Android</w:t>
      </w:r>
      <w:r w:rsidR="008D5CA2">
        <w:rPr>
          <w:rStyle w:val="Refdenotaderodap"/>
        </w:rPr>
        <w:footnoteReference w:id="3"/>
      </w:r>
      <w:r w:rsidR="00961BA6">
        <w:t xml:space="preserve"> </w:t>
      </w:r>
      <w:r w:rsidRPr="00D9244B">
        <w:t>estão incluídos na ferramenta. Nele também contém uma opção de visualização em segundos de todas alterações feitas sem precisar recompilar o aplicativo no celular, isso tudo de forma rápida e simples para o desenvolvimento da aplicação móvel de finanças.</w:t>
      </w:r>
    </w:p>
    <w:p w14:paraId="6B0EA691" w14:textId="2F456DA1" w:rsidR="00D9244B" w:rsidRDefault="00D9244B" w:rsidP="00D9244B">
      <w:r w:rsidRPr="00D9244B">
        <w:t>Os aplicativos que se sobressaem no mercado hoje, são os com design mais trabalhados, com animações que chamam atenção e de uma usabilidade rápida. A Tecnologia Flutter contém tudo isso, sendo escalável, pois permite uma fácil manutenção de código fonte.</w:t>
      </w:r>
    </w:p>
    <w:p w14:paraId="3B38C806" w14:textId="77777777" w:rsidR="00D9244B" w:rsidRDefault="00D9244B" w:rsidP="00D9244B"/>
    <w:p w14:paraId="2210569E" w14:textId="77777777" w:rsidR="004F7F46" w:rsidRDefault="004F7F46" w:rsidP="004F7F46"/>
    <w:p w14:paraId="7B617391" w14:textId="77777777" w:rsidR="00D9244B" w:rsidRPr="004F7F46" w:rsidRDefault="00D9244B" w:rsidP="004F7F46"/>
    <w:p w14:paraId="70CA5146" w14:textId="7BA955D0" w:rsidR="00663BFA" w:rsidRPr="00663BFA" w:rsidRDefault="009F4495" w:rsidP="000F7E89">
      <w:pPr>
        <w:pStyle w:val="Ttulo2"/>
      </w:pPr>
      <w:bookmarkStart w:id="9" w:name="_Toc46768677"/>
      <w:r>
        <w:lastRenderedPageBreak/>
        <w:t>OBJETIVOS</w:t>
      </w:r>
      <w:bookmarkEnd w:id="9"/>
    </w:p>
    <w:p w14:paraId="798A0B7F" w14:textId="052C1A88" w:rsidR="009F4495" w:rsidRDefault="00D9244B" w:rsidP="009F4495">
      <w:r w:rsidRPr="00D9244B">
        <w:t>Um dos objetivos com o desenvolvimento e implementação desse trabalho é produzir por meio de um aplicativo hibrido, informações que auxiliará o usuário a fazer o controle monetário, pois servirá como suporte financeiro pessoal de diversas despesas pessoais, nele será contido as funcionalidades de inserção, remoção, exclusão e edição de dados de uma maneira simplificada para que não seja difícil de utilizar e muito menos demorado. Conterá também uma interface fluída, elegante, sempre priorizando o desempenho.</w:t>
      </w:r>
    </w:p>
    <w:p w14:paraId="08591689" w14:textId="3A13B309" w:rsidR="00D9244B" w:rsidRDefault="00D9244B" w:rsidP="009F4495">
      <w:r w:rsidRPr="00D9244B">
        <w:t>Além da aplicação móvel, também terá como um dos focos expor mais sobre a ferramenta Flutter, pois trata-se de uma tecnologia de fácil aprendizagem e com um ótimo desempenho por se utilizar comunicação nativa com o dispositivo.</w:t>
      </w:r>
    </w:p>
    <w:p w14:paraId="2A4E0413" w14:textId="77777777" w:rsidR="00663BFA" w:rsidRDefault="00663BFA" w:rsidP="009F4495"/>
    <w:p w14:paraId="699B8D98" w14:textId="3F4838F3" w:rsidR="009F4495" w:rsidRDefault="009F4495" w:rsidP="000F7E89">
      <w:pPr>
        <w:pStyle w:val="Ttulo2"/>
      </w:pPr>
      <w:bookmarkStart w:id="10" w:name="_Toc46768678"/>
      <w:r>
        <w:t>JUSTIFICATIVA</w:t>
      </w:r>
      <w:bookmarkEnd w:id="10"/>
    </w:p>
    <w:p w14:paraId="36596F02" w14:textId="44CC684E" w:rsidR="004E1DDD" w:rsidRDefault="00663BFA" w:rsidP="009F4495">
      <w:r w:rsidRPr="00663BFA">
        <w:t>Este trabalho se justifica pela necessidade de aprimorar a produtividade em programação móvel híbrida, utilizando todo o conhecimento adquirido pelo curso de Análise e Desenvolvimento de Sistema e juntamente com a indispensabilidade da aplicação de controle monetário pessoal. Como mencionado anteriormente, a aplicação será para o controle e planejamento financeiro, auxiliando no desenvolvimento rápido e fluído com um melhor aproveitamento de códigos.</w:t>
      </w:r>
    </w:p>
    <w:p w14:paraId="50BD9B8E" w14:textId="75160EAA" w:rsidR="00663BFA" w:rsidRDefault="00663BFA" w:rsidP="009F4495">
      <w:r w:rsidRPr="00663BFA">
        <w:t>Outra defesa para esse trabalho, dá-se pela ausência de informações para essa nova tecnologia, que está crescendo pelo decorrer dos anos. Essa ferramenta mencionada tem como finalidade principal o desenvolvimento híbrido de aplicações, que só necessita de uma linguagem de programação para ser feita, dito isso, com apenas um código, é possível instalar e executar em qualquer dispositivo móvel, que consequentemente acaba sendo obtido um aumento significativo na produtividade e ao mesmo tempo expondo seus pontos positivos e negativos para futuros desenvolvedores. Essa ferramenta será o Flutter que utiliza a linguagem de programação Dart</w:t>
      </w:r>
      <w:r w:rsidR="00FA2196">
        <w:rPr>
          <w:rStyle w:val="Refdenotaderodap"/>
        </w:rPr>
        <w:footnoteReference w:id="4"/>
      </w:r>
      <w:r w:rsidR="005E77F3">
        <w:t xml:space="preserve"> </w:t>
      </w:r>
      <w:r w:rsidRPr="00663BFA">
        <w:t>para fins de obter ótimos resultados de desempenho na execução da aplicação e velocidade no seu desenvolvimento.</w:t>
      </w:r>
    </w:p>
    <w:p w14:paraId="0F940153" w14:textId="77777777" w:rsidR="009F4495" w:rsidRDefault="009F4495" w:rsidP="009F4495"/>
    <w:p w14:paraId="6D39945B" w14:textId="7EB3D4A4" w:rsidR="009F4495" w:rsidRDefault="009F4495" w:rsidP="009F4495">
      <w:pPr>
        <w:pStyle w:val="Ttulo2"/>
      </w:pPr>
      <w:bookmarkStart w:id="11" w:name="_Toc46768679"/>
      <w:r>
        <w:lastRenderedPageBreak/>
        <w:t>MOTIVAÇÃO</w:t>
      </w:r>
      <w:bookmarkEnd w:id="11"/>
    </w:p>
    <w:p w14:paraId="4A1DA84F" w14:textId="77777777" w:rsidR="00663BFA" w:rsidRDefault="00663BFA" w:rsidP="00663BFA">
      <w:r>
        <w:t>A motivação para a produção desse trabalho surgiu da necessidade de gerar aplicações rápidas, com design elegante, com uma altíssima fluidez de animações, com código híbrido, executando tanto em IOS quanto em Android e para conclusão do curso de Análise e Desenvolvimento de Sistemas.</w:t>
      </w:r>
    </w:p>
    <w:p w14:paraId="39943F1E" w14:textId="6CD30CD7" w:rsidR="009F4495" w:rsidRDefault="00663BFA" w:rsidP="00663BFA">
      <w:r>
        <w:t xml:space="preserve">Além disso, toda a experiência que foi aprendida em engenharia de software teve um papel primordial para definição de todo o projeto, por se tratar de tecnologias que não usamos no curso, consegue-se desenvolver a aplicação, </w:t>
      </w:r>
      <w:r w:rsidR="006B7C5C">
        <w:t>entretanto,</w:t>
      </w:r>
      <w:r>
        <w:t xml:space="preserve"> o conceito utilizado foi o mesmo. E por fim, a maior motivação é aprender uma nova tecnologia e desenvolver uma aplicação que me ajudará a crescer profissionalmente, com a finalidade de não ser um trabalho em vão.</w:t>
      </w:r>
    </w:p>
    <w:p w14:paraId="5160238F" w14:textId="07A9E556" w:rsidR="009F4495" w:rsidRDefault="009F4495" w:rsidP="009F4495">
      <w:pPr>
        <w:pStyle w:val="Ttulo2"/>
      </w:pPr>
      <w:bookmarkStart w:id="12" w:name="_Toc46768680"/>
      <w:r>
        <w:t>PERSPECTIVA DE CONTRIBUIÇÃO</w:t>
      </w:r>
      <w:bookmarkEnd w:id="12"/>
    </w:p>
    <w:p w14:paraId="2127B7B5" w14:textId="77777777" w:rsidR="009F4495" w:rsidRDefault="009F4495" w:rsidP="009F4495"/>
    <w:p w14:paraId="0ED70A79" w14:textId="77777777" w:rsidR="00663BFA" w:rsidRDefault="00663BFA" w:rsidP="00663BFA">
      <w:r>
        <w:t>Com esse trabalho, pretende-se mostrar como é rápido gerar interfaces gráficas profissionais, animações nativas da própria ferramenta, sem precisar digitar muitos códigos comparando com ferramentas concorrentes para geração do aplicativo financeiro.</w:t>
      </w:r>
    </w:p>
    <w:p w14:paraId="6AB96D3E" w14:textId="77777777" w:rsidR="00663BFA" w:rsidRDefault="00663BFA" w:rsidP="00663BFA">
      <w:r>
        <w:t>Será contribuído para comunidade também as vantagens e desvantagens de utilizar a ferramenta Flutter para desenvolver aplicações.</w:t>
      </w:r>
    </w:p>
    <w:p w14:paraId="0AE8B1FA" w14:textId="66A0C095" w:rsidR="009F4495" w:rsidRDefault="00663BFA" w:rsidP="00663BFA">
      <w:r>
        <w:t>Como a ferramenta é nova, a agregação para a área de estudo é alta, pois não há muito material disponível (artigos, livros, tutoriais, cursos, etc.) sobre o Flutter.</w:t>
      </w:r>
    </w:p>
    <w:p w14:paraId="2381CB69" w14:textId="77777777" w:rsidR="000F7E89" w:rsidRDefault="000F7E89" w:rsidP="00663BFA"/>
    <w:p w14:paraId="1C008443" w14:textId="2D8EE2A2" w:rsidR="009F4495" w:rsidRDefault="009F4495" w:rsidP="009F4495">
      <w:pPr>
        <w:pStyle w:val="Ttulo2"/>
      </w:pPr>
      <w:bookmarkStart w:id="13" w:name="_Toc46768681"/>
      <w:r>
        <w:t>METODOLOGIA</w:t>
      </w:r>
      <w:bookmarkEnd w:id="13"/>
    </w:p>
    <w:p w14:paraId="17860D14" w14:textId="77777777" w:rsidR="000F7E89" w:rsidRDefault="000F7E89" w:rsidP="000F7E89">
      <w:r>
        <w:t xml:space="preserve">O projeto será desenvolvido com uma análise realizada por diversas pessoas que tem interesse de fazer o controle financeiro. A metodologia da análise e a própria implementação será feita orientada a objetos. Será feito todo em cima de uma engenharia de software. Este estudo de caso será feito com base em pessoas que precisam se planejar </w:t>
      </w:r>
      <w:r>
        <w:lastRenderedPageBreak/>
        <w:t>financeiramente, com agregação de um levantamento de requisitos, ou seja, as funcionalidades que necessitam em uma aplicação para os ajudar.</w:t>
      </w:r>
    </w:p>
    <w:p w14:paraId="5A7F279F" w14:textId="5B1DD524" w:rsidR="00CA6762" w:rsidRDefault="000F7E89" w:rsidP="009F4495">
      <w:r>
        <w:t>Para fazer os casos de usos, diagrama de atividades, diagrama de classes será usado a linguagem UML com base no programa Astah</w:t>
      </w:r>
      <w:r w:rsidR="004E309C">
        <w:rPr>
          <w:rStyle w:val="Refdenotaderodap"/>
        </w:rPr>
        <w:footnoteReference w:id="5"/>
      </w:r>
      <w:r>
        <w:t xml:space="preserve">, nele consegue-se realizar trabalhos com uma agilidade maior por ser simples e objetivo. Para o desenvolvimento do aplicativo em geral será utilizado Flutter que tem Dart como a linguagem principal. O banco </w:t>
      </w:r>
      <w:r w:rsidR="00A31E6E">
        <w:t xml:space="preserve">de dados será feito no </w:t>
      </w:r>
      <w:r w:rsidR="0061692D">
        <w:t>MongoDB</w:t>
      </w:r>
      <w:r w:rsidR="0061692D">
        <w:rPr>
          <w:rStyle w:val="Refdenotaderodap"/>
        </w:rPr>
        <w:footnoteReference w:id="6"/>
      </w:r>
      <w:r>
        <w:t xml:space="preserve">, que </w:t>
      </w:r>
      <w:r w:rsidR="00130D9A">
        <w:t>foi hospedado</w:t>
      </w:r>
      <w:r>
        <w:t xml:space="preserve"> em nuvem </w:t>
      </w:r>
      <w:r w:rsidR="009F5F3D">
        <w:t>utilizando a tecnologia de serviço computacional AWS Amazon</w:t>
      </w:r>
      <w:r w:rsidR="009F5F3D">
        <w:rPr>
          <w:rStyle w:val="Refdenotaderodap"/>
        </w:rPr>
        <w:footnoteReference w:id="7"/>
      </w:r>
      <w:r>
        <w:t xml:space="preserve">. </w:t>
      </w:r>
      <w:r w:rsidR="00130D9A">
        <w:t>Para acessar os dados do banco</w:t>
      </w:r>
      <w:r w:rsidR="001803B0">
        <w:t xml:space="preserve"> e enviar para o aplicativo</w:t>
      </w:r>
      <w:r w:rsidR="00130D9A">
        <w:t xml:space="preserve"> será utilizado Spring B</w:t>
      </w:r>
      <w:r w:rsidR="001803B0">
        <w:t>o</w:t>
      </w:r>
      <w:r w:rsidR="00130D9A">
        <w:t>ot</w:t>
      </w:r>
      <w:r w:rsidR="001803B0">
        <w:rPr>
          <w:rStyle w:val="Refdenotaderodap"/>
        </w:rPr>
        <w:footnoteReference w:id="8"/>
      </w:r>
      <w:r w:rsidR="00130D9A">
        <w:t xml:space="preserve"> que também estará em nuvem. </w:t>
      </w:r>
      <w:r>
        <w:t>E para escrever os códigos será utilizado o programa Visual Studio Code</w:t>
      </w:r>
      <w:r w:rsidR="00E44F24">
        <w:rPr>
          <w:rStyle w:val="Refdenotaderodap"/>
        </w:rPr>
        <w:footnoteReference w:id="9"/>
      </w:r>
      <w:r>
        <w:t>.</w:t>
      </w:r>
    </w:p>
    <w:p w14:paraId="4B9642F8" w14:textId="77777777" w:rsidR="009F4495" w:rsidRDefault="009F4495" w:rsidP="009F4495"/>
    <w:p w14:paraId="5E93F4A4" w14:textId="347A1033" w:rsidR="009F4495" w:rsidRDefault="009F4495" w:rsidP="009F4495">
      <w:pPr>
        <w:pStyle w:val="Ttulo2"/>
      </w:pPr>
      <w:bookmarkStart w:id="14" w:name="_Toc46768682"/>
      <w:r>
        <w:t>PÚBLICO ALVO</w:t>
      </w:r>
      <w:bookmarkEnd w:id="14"/>
    </w:p>
    <w:p w14:paraId="30F9D7EB" w14:textId="407BAA1C" w:rsidR="009F4495" w:rsidRDefault="00A31E6E" w:rsidP="009F4495">
      <w:r w:rsidRPr="00A31E6E">
        <w:t>O aplicativo que foi desenvolvido nesse trabalho tem como público principal qualquer pessoa que deseja manter seu planejamento financeiro de uma forma eficiente e prática. Visa também alcançar novos profissionais na área de desenvolvimento híbrido que pretendem-se iniciar na programação em Flutter ou em tecnologias similares. Dito isso, servirá tanto para pessoas que não sabem programação e querem o aplicativo para seu controle pessoal, quanto para desenvolvedores que querem aprender mais sobre essa ferramenta recente ou aprender mais sobre desenvolvimento híbrido.</w:t>
      </w:r>
    </w:p>
    <w:p w14:paraId="6339C791" w14:textId="77777777" w:rsidR="00A31E6E" w:rsidRDefault="00A31E6E" w:rsidP="009F4495">
      <w:pPr>
        <w:rPr>
          <w:b/>
          <w:color w:val="FF0000"/>
        </w:rPr>
      </w:pPr>
    </w:p>
    <w:p w14:paraId="7BDD13C8" w14:textId="7CBF48EA" w:rsidR="009F4495" w:rsidRDefault="009F4495" w:rsidP="009F4495">
      <w:pPr>
        <w:pStyle w:val="Ttulo2"/>
      </w:pPr>
      <w:bookmarkStart w:id="15" w:name="_Toc46768683"/>
      <w:r>
        <w:t>ESTRUTURA DO TRABALHO</w:t>
      </w:r>
      <w:bookmarkEnd w:id="15"/>
    </w:p>
    <w:p w14:paraId="1E72D9A2" w14:textId="77777777" w:rsidR="002E515F" w:rsidRDefault="002E515F" w:rsidP="002E515F">
      <w:r>
        <w:t>Este trabalho está dividido em capítulos. No primeiro capítulo é definido por introdução, objetivos, justificativas, motivação, perspectiva de contribuição, metodologia, público alvo e estrutura do trabalho.</w:t>
      </w:r>
    </w:p>
    <w:p w14:paraId="0ABDBC24" w14:textId="60ACB86E" w:rsidR="00002468" w:rsidRDefault="00002468" w:rsidP="002E515F">
      <w:r>
        <w:lastRenderedPageBreak/>
        <w:t>Segundo capitulo explica sobre a tecnologia principal desse trabalho, o Flutter.</w:t>
      </w:r>
      <w:r w:rsidR="00855D1D">
        <w:t xml:space="preserve"> Também com ênfase em explicar como funciona a arquitetura do </w:t>
      </w:r>
      <w:r w:rsidR="00EE0555">
        <w:t>mesmo, que foco na</w:t>
      </w:r>
      <w:r w:rsidR="00855D1D">
        <w:t xml:space="preserve"> profundidade de como funciona </w:t>
      </w:r>
      <w:r w:rsidR="00EE0555">
        <w:t xml:space="preserve">o </w:t>
      </w:r>
      <w:r w:rsidR="00855D1D">
        <w:t>desenvolvimento.</w:t>
      </w:r>
    </w:p>
    <w:p w14:paraId="3713E79B" w14:textId="7BBC8816" w:rsidR="002E515F" w:rsidRDefault="002E515F" w:rsidP="002E515F">
      <w:r>
        <w:t xml:space="preserve">O </w:t>
      </w:r>
      <w:r w:rsidR="00002468">
        <w:t>terceiro capítulo explana sobre os conceitos e</w:t>
      </w:r>
      <w:r>
        <w:t xml:space="preserve"> tecnologias que foram utilizadas para o desenvolvimento desse trabalho.</w:t>
      </w:r>
    </w:p>
    <w:p w14:paraId="3BDD50FC" w14:textId="6AA3D7E9" w:rsidR="00EE0555" w:rsidDel="00A457A6" w:rsidRDefault="00EE0555" w:rsidP="002E515F">
      <w:pPr>
        <w:rPr>
          <w:del w:id="16" w:author="Almir Camolesi" w:date="2020-08-13T11:30:00Z"/>
        </w:rPr>
      </w:pPr>
    </w:p>
    <w:p w14:paraId="193D5E68" w14:textId="34C190CB" w:rsidR="002E515F" w:rsidRDefault="00003ABE" w:rsidP="00003ABE">
      <w:r>
        <w:t>O quarto capítulo é apresentado as modelagens do estudo de caso do projeto, para que o leitor tenha um maior entendimento referente ao foco do projeto.</w:t>
      </w:r>
    </w:p>
    <w:p w14:paraId="3A03D643" w14:textId="3B688193" w:rsidR="00003ABE" w:rsidRDefault="002E515F" w:rsidP="002E515F">
      <w:r>
        <w:t xml:space="preserve">Desenvolvimento </w:t>
      </w:r>
      <w:r w:rsidR="00003ABE">
        <w:t>do aplicativo</w:t>
      </w:r>
      <w:r>
        <w:t xml:space="preserve"> é o quinto capítulo, onde é </w:t>
      </w:r>
      <w:r w:rsidR="00003ABE">
        <w:t>apresentado as camadas do front-end</w:t>
      </w:r>
      <w:r w:rsidR="008563D4">
        <w:rPr>
          <w:rStyle w:val="Refdenotaderodap"/>
        </w:rPr>
        <w:footnoteReference w:id="10"/>
      </w:r>
      <w:r w:rsidR="00003ABE">
        <w:t>, back-end</w:t>
      </w:r>
      <w:r w:rsidR="008563D4">
        <w:rPr>
          <w:rStyle w:val="Refdenotaderodap"/>
        </w:rPr>
        <w:footnoteReference w:id="11"/>
      </w:r>
      <w:r w:rsidR="00003ABE">
        <w:t xml:space="preserve"> e as interfaces gráficas do aplicativo com suas respectivas explicações de funcionamento</w:t>
      </w:r>
      <w:r>
        <w:t>.</w:t>
      </w:r>
    </w:p>
    <w:p w14:paraId="47794375" w14:textId="735A2F9D" w:rsidR="002E515F" w:rsidRDefault="002E515F" w:rsidP="002E515F">
      <w:r>
        <w:t xml:space="preserve">Capítulo </w:t>
      </w:r>
      <w:r w:rsidR="00134E77">
        <w:t>seis</w:t>
      </w:r>
      <w:r>
        <w:t xml:space="preserve"> é apresentado as considerações finais do trabalho.</w:t>
      </w:r>
    </w:p>
    <w:p w14:paraId="6B4CCF72" w14:textId="23C3BA65" w:rsidR="009F4495" w:rsidRPr="009F4495" w:rsidRDefault="002E515F" w:rsidP="009F4495">
      <w:pPr>
        <w:rPr>
          <w:b/>
          <w:color w:val="FF0000"/>
        </w:rPr>
      </w:pPr>
      <w:r>
        <w:t xml:space="preserve">Por fim, o capítulo </w:t>
      </w:r>
      <w:r w:rsidR="00134E77">
        <w:t>sétimo</w:t>
      </w:r>
      <w:r>
        <w:t xml:space="preserve"> consta as referências usadas nesse trabalho.</w:t>
      </w:r>
    </w:p>
    <w:p w14:paraId="5D992329" w14:textId="77777777" w:rsidR="009F4495" w:rsidRPr="009F4495" w:rsidRDefault="009F4495" w:rsidP="009F4495"/>
    <w:p w14:paraId="47FA7EA5" w14:textId="77777777" w:rsidR="009F4495" w:rsidRPr="009F4495" w:rsidRDefault="009F4495" w:rsidP="009F4495"/>
    <w:p w14:paraId="0746275C" w14:textId="77777777" w:rsidR="009F4495" w:rsidRPr="009F4495" w:rsidRDefault="009F4495" w:rsidP="009F4495"/>
    <w:p w14:paraId="6B93155B" w14:textId="77777777" w:rsidR="009F4495" w:rsidRPr="009F4495" w:rsidRDefault="009F4495" w:rsidP="009F4495"/>
    <w:p w14:paraId="1B5D5C2D" w14:textId="77777777" w:rsidR="009F4495" w:rsidRPr="009F4495" w:rsidRDefault="009F4495" w:rsidP="009F4495"/>
    <w:p w14:paraId="278C5711" w14:textId="761EA113" w:rsidR="00C62F99" w:rsidRDefault="00915FA7">
      <w:pPr>
        <w:spacing w:before="0" w:after="160" w:line="259" w:lineRule="auto"/>
        <w:jc w:val="left"/>
      </w:pPr>
      <w:r>
        <w:br w:type="page"/>
      </w:r>
    </w:p>
    <w:p w14:paraId="7148D6F6" w14:textId="497B8BFD" w:rsidR="00C27136" w:rsidRDefault="005E2F80" w:rsidP="002E515F">
      <w:pPr>
        <w:pStyle w:val="Ttulo1"/>
      </w:pPr>
      <w:bookmarkStart w:id="17" w:name="_Toc46768684"/>
      <w:r>
        <w:lastRenderedPageBreak/>
        <w:t>tecnologia flutter</w:t>
      </w:r>
      <w:bookmarkEnd w:id="17"/>
    </w:p>
    <w:p w14:paraId="3C3FA11B" w14:textId="381F09A4" w:rsidR="009F2882" w:rsidRDefault="009F2882" w:rsidP="0095350E">
      <w:r w:rsidRPr="009F2882">
        <w:t xml:space="preserve">Flutter é um </w:t>
      </w:r>
      <w:r>
        <w:t xml:space="preserve">framework da Google que inicialmente foi criado para desenvolvimento </w:t>
      </w:r>
      <w:r w:rsidR="00186352">
        <w:t>de</w:t>
      </w:r>
      <w:r>
        <w:t xml:space="preserve"> aplicativos m</w:t>
      </w:r>
      <w:r w:rsidR="00A940DA">
        <w:t>óveis, p</w:t>
      </w:r>
      <w:r>
        <w:t>orém</w:t>
      </w:r>
      <w:r w:rsidR="007747CD">
        <w:t>,</w:t>
      </w:r>
      <w:r>
        <w:t xml:space="preserve"> </w:t>
      </w:r>
      <w:r w:rsidR="00A940DA">
        <w:t>atualmente</w:t>
      </w:r>
      <w:r>
        <w:t xml:space="preserve"> se expande para desenvolvimento</w:t>
      </w:r>
      <w:r w:rsidR="0022619E">
        <w:t>s</w:t>
      </w:r>
      <w:r>
        <w:t xml:space="preserve"> web e</w:t>
      </w:r>
      <w:r w:rsidR="0022619E">
        <w:t xml:space="preserve"> </w:t>
      </w:r>
      <w:r>
        <w:t>aplicações</w:t>
      </w:r>
      <w:r w:rsidR="00A940DA">
        <w:t xml:space="preserve"> </w:t>
      </w:r>
      <w:r w:rsidR="00186352">
        <w:t>para</w:t>
      </w:r>
      <w:r>
        <w:t xml:space="preserve"> sistemas operacionais.</w:t>
      </w:r>
      <w:r w:rsidR="0022619E">
        <w:t xml:space="preserve"> </w:t>
      </w:r>
      <w:r w:rsidR="003C2978">
        <w:t>Sua produtividade é excelente</w:t>
      </w:r>
      <w:r w:rsidR="00EE08DF">
        <w:t xml:space="preserve">, pois </w:t>
      </w:r>
      <w:r w:rsidR="00FE5132">
        <w:t xml:space="preserve">com um único código é possível executar em </w:t>
      </w:r>
      <w:r w:rsidR="00EE08DF">
        <w:t>todas as plataformas mencionadas anteriormente</w:t>
      </w:r>
      <w:r w:rsidR="0022619E">
        <w:t xml:space="preserve">. </w:t>
      </w:r>
    </w:p>
    <w:p w14:paraId="381B6213" w14:textId="7C925B65" w:rsidR="00381870" w:rsidRDefault="00381870" w:rsidP="0095350E">
      <w:r>
        <w:t>Segundo Santana (2019) o Flutter funciona</w:t>
      </w:r>
      <w:r w:rsidR="007747CD">
        <w:t xml:space="preserve"> na maior parte utilizando</w:t>
      </w:r>
      <w:r>
        <w:t xml:space="preserve"> </w:t>
      </w:r>
      <w:r w:rsidR="00223A13" w:rsidRPr="00223A13">
        <w:rPr>
          <w:i/>
        </w:rPr>
        <w:t>W</w:t>
      </w:r>
      <w:r w:rsidRPr="00865170">
        <w:rPr>
          <w:i/>
        </w:rPr>
        <w:t>idgets</w:t>
      </w:r>
      <w:r>
        <w:t xml:space="preserve">, que </w:t>
      </w:r>
      <w:r w:rsidR="007747CD">
        <w:t>são componentes que se montam em</w:t>
      </w:r>
      <w:r>
        <w:t xml:space="preserve"> uma árvore</w:t>
      </w:r>
      <w:r w:rsidR="007747CD">
        <w:t xml:space="preserve"> e</w:t>
      </w:r>
      <w:r>
        <w:t xml:space="preserve"> que pode conter outros </w:t>
      </w:r>
      <w:r w:rsidR="00223A13">
        <w:rPr>
          <w:i/>
        </w:rPr>
        <w:t>W</w:t>
      </w:r>
      <w:r w:rsidRPr="00865170">
        <w:rPr>
          <w:i/>
        </w:rPr>
        <w:t>idgets</w:t>
      </w:r>
      <w:r>
        <w:t xml:space="preserve"> como filhos, </w:t>
      </w:r>
      <w:r w:rsidR="00865170">
        <w:t>dito isso</w:t>
      </w:r>
      <w:r>
        <w:t xml:space="preserve">, </w:t>
      </w:r>
      <w:r w:rsidR="00865170">
        <w:t>acaba contendo uma</w:t>
      </w:r>
      <w:r>
        <w:t xml:space="preserve"> hierarquia. A renderização desses </w:t>
      </w:r>
      <w:r w:rsidR="00223A13">
        <w:rPr>
          <w:i/>
        </w:rPr>
        <w:t>W</w:t>
      </w:r>
      <w:r w:rsidRPr="00865170">
        <w:rPr>
          <w:i/>
        </w:rPr>
        <w:t>idgets</w:t>
      </w:r>
      <w:r>
        <w:t xml:space="preserve"> acontecem conforme a árvore é montada. Para melhorar o entendimento do item mencionado nesse parágrafo, veja a imagem a seguir:</w:t>
      </w:r>
    </w:p>
    <w:p w14:paraId="3578618C" w14:textId="77777777" w:rsidR="005405DA" w:rsidRDefault="00381870" w:rsidP="005405DA">
      <w:pPr>
        <w:keepNext/>
        <w:jc w:val="center"/>
      </w:pPr>
      <w:r w:rsidRPr="00381870">
        <w:rPr>
          <w:noProof/>
          <w:lang w:eastAsia="pt-BR"/>
        </w:rPr>
        <w:drawing>
          <wp:inline distT="0" distB="0" distL="0" distR="0" wp14:anchorId="18E89EAB" wp14:editId="39485027">
            <wp:extent cx="3867690" cy="4410691"/>
            <wp:effectExtent l="57150" t="57150" r="114300" b="1238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410691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035C3A" w14:textId="1325587B" w:rsidR="00381870" w:rsidRDefault="005405DA" w:rsidP="00D4000D">
      <w:pPr>
        <w:pStyle w:val="Legenda"/>
      </w:pPr>
      <w:bookmarkStart w:id="18" w:name="_Toc46768626"/>
      <w:r>
        <w:t xml:space="preserve">Figura </w:t>
      </w:r>
      <w:r w:rsidR="003874EB">
        <w:rPr>
          <w:noProof/>
        </w:rPr>
        <w:fldChar w:fldCharType="begin"/>
      </w:r>
      <w:r w:rsidR="003874EB">
        <w:rPr>
          <w:noProof/>
        </w:rPr>
        <w:instrText xml:space="preserve"> SEQ Figura \* ARABIC </w:instrText>
      </w:r>
      <w:r w:rsidR="003874EB">
        <w:rPr>
          <w:noProof/>
        </w:rPr>
        <w:fldChar w:fldCharType="separate"/>
      </w:r>
      <w:r w:rsidR="00A4362E">
        <w:rPr>
          <w:noProof/>
        </w:rPr>
        <w:t>1</w:t>
      </w:r>
      <w:r w:rsidR="003874EB">
        <w:rPr>
          <w:noProof/>
        </w:rPr>
        <w:fldChar w:fldCharType="end"/>
      </w:r>
      <w:r>
        <w:t>: Árvore de Widgets</w:t>
      </w:r>
      <w:bookmarkEnd w:id="18"/>
    </w:p>
    <w:p w14:paraId="33AC83E4" w14:textId="77777777" w:rsidR="005405DA" w:rsidRPr="005405DA" w:rsidRDefault="005405DA" w:rsidP="005405DA"/>
    <w:p w14:paraId="067635E4" w14:textId="3E7D9E69" w:rsidR="00790F82" w:rsidRPr="009F2882" w:rsidRDefault="00790F82" w:rsidP="00790F82">
      <w:r>
        <w:lastRenderedPageBreak/>
        <w:t xml:space="preserve">Todos esses itens da árvore são </w:t>
      </w:r>
      <w:r w:rsidRPr="007436AC">
        <w:rPr>
          <w:i/>
        </w:rPr>
        <w:t>widgets</w:t>
      </w:r>
      <w:r>
        <w:t xml:space="preserve"> que dependem de outros </w:t>
      </w:r>
      <w:r w:rsidRPr="007436AC">
        <w:rPr>
          <w:i/>
        </w:rPr>
        <w:t>widgets</w:t>
      </w:r>
      <w:r>
        <w:t xml:space="preserve"> para funcionarem e criarem uma interface para o usuário. </w:t>
      </w:r>
    </w:p>
    <w:p w14:paraId="4DA573EB" w14:textId="77777777" w:rsidR="00AD4258" w:rsidRPr="00AD4258" w:rsidRDefault="00AD4258" w:rsidP="00AD4258"/>
    <w:p w14:paraId="44292AB2" w14:textId="229E177C" w:rsidR="00094A90" w:rsidRPr="00094A90" w:rsidRDefault="00094A90" w:rsidP="00094A90">
      <w:pPr>
        <w:pStyle w:val="Ttulo2"/>
      </w:pPr>
      <w:bookmarkStart w:id="19" w:name="_Toc46768685"/>
      <w:r>
        <w:t>ARQUITETURA FLUTTER</w:t>
      </w:r>
      <w:bookmarkEnd w:id="19"/>
    </w:p>
    <w:p w14:paraId="2676681D" w14:textId="6B5CC64C" w:rsidR="002E515F" w:rsidRDefault="002E515F" w:rsidP="002E515F">
      <w:r w:rsidRPr="002E515F">
        <w:t xml:space="preserve">Para o maior entendimento da tecnologia abordada nesse trabalho, nessa </w:t>
      </w:r>
      <w:r w:rsidR="00794623">
        <w:t>seção</w:t>
      </w:r>
      <w:r w:rsidRPr="002E515F">
        <w:t xml:space="preserve"> será exibida a arquitetura do Flutter. A </w:t>
      </w:r>
      <w:commentRangeStart w:id="20"/>
      <w:r w:rsidRPr="002E515F">
        <w:t xml:space="preserve">figura 4 </w:t>
      </w:r>
      <w:commentRangeEnd w:id="20"/>
      <w:r w:rsidR="00A457A6">
        <w:rPr>
          <w:rStyle w:val="Refdecomentrio"/>
        </w:rPr>
        <w:commentReference w:id="20"/>
      </w:r>
      <w:r w:rsidRPr="002E515F">
        <w:t xml:space="preserve">abaixo mostra a visão geral do </w:t>
      </w:r>
      <w:del w:id="21" w:author="Almir Camolesi" w:date="2020-08-13T11:33:00Z">
        <w:r w:rsidRPr="002E515F" w:rsidDel="00A457A6">
          <w:delText>sistema</w:delText>
        </w:r>
      </w:del>
      <w:ins w:id="22" w:author="Almir Camolesi" w:date="2020-08-13T11:33:00Z">
        <w:r w:rsidR="00A457A6">
          <w:t xml:space="preserve">da arquitetura </w:t>
        </w:r>
        <w:commentRangeStart w:id="23"/>
        <w:r w:rsidR="00A457A6">
          <w:t>Flutter</w:t>
        </w:r>
        <w:commentRangeEnd w:id="23"/>
        <w:r w:rsidR="00A457A6">
          <w:rPr>
            <w:rStyle w:val="Refdecomentrio"/>
          </w:rPr>
          <w:commentReference w:id="23"/>
        </w:r>
      </w:ins>
      <w:r w:rsidRPr="002E515F">
        <w:t>.</w:t>
      </w:r>
    </w:p>
    <w:p w14:paraId="05CAD1BA" w14:textId="77777777" w:rsidR="002E515F" w:rsidRDefault="002E515F" w:rsidP="002E515F">
      <w:pPr>
        <w:keepNext/>
      </w:pPr>
      <w:r w:rsidRPr="002E515F">
        <w:rPr>
          <w:noProof/>
          <w:lang w:eastAsia="pt-BR"/>
        </w:rPr>
        <w:drawing>
          <wp:inline distT="0" distB="0" distL="0" distR="0" wp14:anchorId="2E4332C1" wp14:editId="1907A872">
            <wp:extent cx="6120130" cy="3433938"/>
            <wp:effectExtent l="19050" t="19050" r="13970" b="1460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393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9C4F47" w14:textId="1E02BAE7" w:rsidR="002E515F" w:rsidRDefault="002E515F" w:rsidP="00D4000D">
      <w:pPr>
        <w:pStyle w:val="Legenda"/>
      </w:pPr>
      <w:bookmarkStart w:id="24" w:name="_Toc46768627"/>
      <w:r>
        <w:t xml:space="preserve">Figura </w:t>
      </w:r>
      <w:r w:rsidR="00F03BC5">
        <w:rPr>
          <w:noProof/>
        </w:rPr>
        <w:fldChar w:fldCharType="begin"/>
      </w:r>
      <w:r w:rsidR="00F03BC5">
        <w:rPr>
          <w:noProof/>
        </w:rPr>
        <w:instrText xml:space="preserve"> SEQ Figura \* ARABIC </w:instrText>
      </w:r>
      <w:r w:rsidR="00F03BC5">
        <w:rPr>
          <w:noProof/>
        </w:rPr>
        <w:fldChar w:fldCharType="separate"/>
      </w:r>
      <w:r w:rsidR="00A4362E">
        <w:rPr>
          <w:noProof/>
        </w:rPr>
        <w:t>2</w:t>
      </w:r>
      <w:r w:rsidR="00F03BC5">
        <w:rPr>
          <w:noProof/>
        </w:rPr>
        <w:fldChar w:fldCharType="end"/>
      </w:r>
      <w:r>
        <w:t xml:space="preserve">: </w:t>
      </w:r>
      <w:r w:rsidRPr="00D50770">
        <w:t>Diagrama da visão geral do sistema Flutter</w:t>
      </w:r>
      <w:bookmarkEnd w:id="24"/>
    </w:p>
    <w:p w14:paraId="7BD61D42" w14:textId="77777777" w:rsidR="002E515F" w:rsidRDefault="002E515F" w:rsidP="002E515F"/>
    <w:p w14:paraId="602D6E3A" w14:textId="79EECFA3" w:rsidR="002E515F" w:rsidRDefault="002E515F" w:rsidP="002E515F">
      <w:r w:rsidRPr="002E515F">
        <w:t xml:space="preserve">Após a leitura da figura acima, tira-se a conclusão que o Flutter tem 3 camadas para seu funcionamento. A primeira camada em verde </w:t>
      </w:r>
      <w:commentRangeStart w:id="25"/>
      <w:r w:rsidRPr="002E515F">
        <w:t xml:space="preserve">é todo a </w:t>
      </w:r>
      <w:commentRangeEnd w:id="25"/>
      <w:r w:rsidR="00A457A6">
        <w:rPr>
          <w:rStyle w:val="Refdecomentrio"/>
        </w:rPr>
        <w:commentReference w:id="25"/>
      </w:r>
      <w:r w:rsidRPr="002E515F">
        <w:t>estrutura do Flutter escrita em Dart, onde será executado o trabalho do desenvolvedor, essa parte é muito importante que seja bem entendida para quem for desenvolver. A segunda camada em azul, é onde o desenvolvedor não precisa se preocupar, pois é o núcleo da ferramenta, onde fica o cérebro do mesmo</w:t>
      </w:r>
      <w:commentRangeStart w:id="26"/>
      <w:r w:rsidRPr="002E515F">
        <w:t xml:space="preserve">. </w:t>
      </w:r>
      <w:del w:id="27" w:author="Almir Camolesi" w:date="2020-08-13T11:35:00Z">
        <w:r w:rsidRPr="002E515F" w:rsidDel="00A457A6">
          <w:delText xml:space="preserve">Nessa </w:delText>
        </w:r>
      </w:del>
      <w:ins w:id="28" w:author="Almir Camolesi" w:date="2020-08-13T11:35:00Z">
        <w:r w:rsidR="00A457A6">
          <w:t>E</w:t>
        </w:r>
        <w:r w:rsidR="00A457A6" w:rsidRPr="002E515F">
          <w:t xml:space="preserve">ssa </w:t>
        </w:r>
      </w:ins>
      <w:r w:rsidRPr="002E515F">
        <w:t xml:space="preserve">camada é </w:t>
      </w:r>
      <w:del w:id="29" w:author="Almir Camolesi" w:date="2020-08-13T11:35:00Z">
        <w:r w:rsidRPr="002E515F" w:rsidDel="00A457A6">
          <w:delText>onde fica designada</w:delText>
        </w:r>
      </w:del>
      <w:ins w:id="30" w:author="Almir Camolesi" w:date="2020-08-13T11:35:00Z">
        <w:r w:rsidR="00A457A6">
          <w:t xml:space="preserve">responsável por </w:t>
        </w:r>
      </w:ins>
      <w:del w:id="31" w:author="Almir Camolesi" w:date="2020-08-13T11:35:00Z">
        <w:r w:rsidRPr="002E515F" w:rsidDel="00A457A6">
          <w:delText xml:space="preserve"> para </w:delText>
        </w:r>
      </w:del>
      <w:r w:rsidRPr="002E515F">
        <w:t>resolver toda parte gráfica para cada sistema, que é o ponto diferencial do Flutter comparada com outras tecnologias concorrentes</w:t>
      </w:r>
      <w:commentRangeEnd w:id="26"/>
      <w:r w:rsidR="00A457A6">
        <w:rPr>
          <w:rStyle w:val="Refdecomentrio"/>
        </w:rPr>
        <w:commentReference w:id="26"/>
      </w:r>
      <w:r w:rsidRPr="002E515F">
        <w:t xml:space="preserve">. </w:t>
      </w:r>
      <w:commentRangeStart w:id="32"/>
      <w:r w:rsidRPr="002E515F">
        <w:t xml:space="preserve">Na terceira camada em amarelo é onde fica uma ponte dinâmica </w:t>
      </w:r>
      <w:r w:rsidRPr="002E515F">
        <w:lastRenderedPageBreak/>
        <w:t>entre a ferramenta e o sistema do dispositivo, sem a necessidade de ter uma ponte específica para cada sistema.</w:t>
      </w:r>
      <w:commentRangeEnd w:id="32"/>
      <w:r w:rsidR="00A457A6">
        <w:rPr>
          <w:rStyle w:val="Refdecomentrio"/>
        </w:rPr>
        <w:commentReference w:id="32"/>
      </w:r>
    </w:p>
    <w:p w14:paraId="1FCAFD20" w14:textId="77777777" w:rsidR="00766DC3" w:rsidRDefault="00766DC3" w:rsidP="002E515F"/>
    <w:p w14:paraId="495D700B" w14:textId="77777777" w:rsidR="00766DC3" w:rsidRDefault="00766DC3" w:rsidP="002E515F"/>
    <w:p w14:paraId="20A03169" w14:textId="58E46309" w:rsidR="00766DC3" w:rsidRDefault="00766DC3" w:rsidP="00766DC3">
      <w:pPr>
        <w:pStyle w:val="Ttulo2"/>
      </w:pPr>
      <w:bookmarkStart w:id="33" w:name="_Toc46768686"/>
      <w:r>
        <w:t>WIDGETS</w:t>
      </w:r>
      <w:bookmarkEnd w:id="33"/>
    </w:p>
    <w:p w14:paraId="1B0639CE" w14:textId="500A2EA4" w:rsidR="00766DC3" w:rsidRDefault="00766DC3" w:rsidP="00766DC3">
      <w:r w:rsidRPr="00766DC3">
        <w:t xml:space="preserve">Tudo em Flutter é lido como um </w:t>
      </w:r>
      <w:r w:rsidRPr="00072887">
        <w:rPr>
          <w:i/>
        </w:rPr>
        <w:t>Widget</w:t>
      </w:r>
      <w:r w:rsidRPr="00766DC3">
        <w:t>, como se fosse um recipiente dentro de outros recipientes. A finalidade dessa estratégia segundo Magalhães (2019) é para não haver herança e sim composições a fins de facilitar reaproveitamento de componentes já existentes.</w:t>
      </w:r>
    </w:p>
    <w:p w14:paraId="106ADEB2" w14:textId="2F746826" w:rsidR="00C27136" w:rsidRDefault="00766DC3" w:rsidP="00782B49">
      <w:pPr>
        <w:rPr>
          <w:ins w:id="34" w:author="Almir Camolesi" w:date="2020-08-13T11:37:00Z"/>
        </w:rPr>
      </w:pPr>
      <w:r w:rsidRPr="00766DC3">
        <w:t>Vamos imaginar que temos que criar um aplicativo que cada linha deve haver um texto, que</w:t>
      </w:r>
      <w:r>
        <w:t xml:space="preserve"> </w:t>
      </w:r>
      <w:r w:rsidRPr="00766DC3">
        <w:t>seria “Texto 1”, “Texto 2” e “Texto 3”. De uma forma simples, o primeiro passo do aplicativo</w:t>
      </w:r>
      <w:r>
        <w:t xml:space="preserve"> </w:t>
      </w:r>
      <w:r w:rsidRPr="00766DC3">
        <w:t>será iniciar com um Container com fundo vermelho, pois nele que seria armazenado as</w:t>
      </w:r>
      <w:r>
        <w:t xml:space="preserve"> </w:t>
      </w:r>
      <w:r w:rsidRPr="00766DC3">
        <w:t xml:space="preserve">informações de texto. Obrigatoriamente precisa haver um </w:t>
      </w:r>
      <w:r w:rsidRPr="00DB457C">
        <w:rPr>
          <w:i/>
        </w:rPr>
        <w:t>Widget</w:t>
      </w:r>
      <w:r w:rsidRPr="00766DC3">
        <w:t xml:space="preserve"> para iniciar o aplicativo.</w:t>
      </w:r>
      <w:r>
        <w:t xml:space="preserve"> </w:t>
      </w:r>
      <w:r w:rsidRPr="00766DC3">
        <w:t xml:space="preserve">Na figura </w:t>
      </w:r>
      <w:r w:rsidR="00DB457C">
        <w:t>abaixo</w:t>
      </w:r>
      <w:r w:rsidRPr="00766DC3">
        <w:t xml:space="preserve"> será a simulação de forma didática de como ficaria esse primeiro processo.</w:t>
      </w:r>
    </w:p>
    <w:p w14:paraId="1FCC4AE1" w14:textId="74822AC9" w:rsidR="00926DDE" w:rsidRDefault="00926DDE" w:rsidP="00782B49">
      <w:ins w:id="35" w:author="Almir Camolesi" w:date="2020-08-13T11:37:00Z">
        <w:r>
          <w:t xml:space="preserve">Evitar de deixar espaços em </w:t>
        </w:r>
        <w:proofErr w:type="gramStart"/>
        <w:r>
          <w:t>branco grandes</w:t>
        </w:r>
        <w:proofErr w:type="gramEnd"/>
        <w:r>
          <w:t xml:space="preserve"> como este na página, fica feio, o correto é tentar ajeitar a imagem e o texto de forma que acabe sempre no fim da p</w:t>
        </w:r>
      </w:ins>
      <w:ins w:id="36" w:author="Almir Camolesi" w:date="2020-08-13T11:38:00Z">
        <w:r>
          <w:t xml:space="preserve">ágina, aqui acho que se diminuir um pouco a imagem já resolve, verifique e acerte tudo isto no texto todo. </w:t>
        </w:r>
      </w:ins>
    </w:p>
    <w:p w14:paraId="2F572F7C" w14:textId="77777777" w:rsidR="009B41B7" w:rsidRDefault="00612249" w:rsidP="009B41B7">
      <w:pPr>
        <w:keepNext/>
        <w:jc w:val="center"/>
      </w:pPr>
      <w:r w:rsidRPr="00612249">
        <w:rPr>
          <w:noProof/>
          <w:lang w:eastAsia="pt-BR"/>
        </w:rPr>
        <w:lastRenderedPageBreak/>
        <w:drawing>
          <wp:inline distT="0" distB="0" distL="0" distR="0" wp14:anchorId="5DC91572" wp14:editId="3B59D688">
            <wp:extent cx="2049366" cy="4320000"/>
            <wp:effectExtent l="0" t="0" r="8255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9366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3152" w14:textId="1A737789" w:rsidR="00766DC3" w:rsidRDefault="009B41B7" w:rsidP="00D4000D">
      <w:pPr>
        <w:pStyle w:val="Legenda"/>
      </w:pPr>
      <w:bookmarkStart w:id="37" w:name="_Toc46768628"/>
      <w:r>
        <w:t xml:space="preserve">Figura </w:t>
      </w:r>
      <w:r w:rsidR="003874EB">
        <w:rPr>
          <w:noProof/>
        </w:rPr>
        <w:fldChar w:fldCharType="begin"/>
      </w:r>
      <w:r w:rsidR="003874EB">
        <w:rPr>
          <w:noProof/>
        </w:rPr>
        <w:instrText xml:space="preserve"> SEQ Figura \* ARABIC </w:instrText>
      </w:r>
      <w:r w:rsidR="003874EB">
        <w:rPr>
          <w:noProof/>
        </w:rPr>
        <w:fldChar w:fldCharType="separate"/>
      </w:r>
      <w:r w:rsidR="00A4362E">
        <w:rPr>
          <w:noProof/>
        </w:rPr>
        <w:t>3</w:t>
      </w:r>
      <w:r w:rsidR="003874EB">
        <w:rPr>
          <w:noProof/>
        </w:rPr>
        <w:fldChar w:fldCharType="end"/>
      </w:r>
      <w:r>
        <w:t>: Interface gráfica do container vermelho</w:t>
      </w:r>
      <w:bookmarkEnd w:id="37"/>
    </w:p>
    <w:p w14:paraId="079B4DE9" w14:textId="77777777" w:rsidR="00C27136" w:rsidRDefault="00C27136" w:rsidP="00782B49"/>
    <w:p w14:paraId="3BCEB449" w14:textId="74AA6E10" w:rsidR="00766DC3" w:rsidRDefault="00766DC3" w:rsidP="00782B49">
      <w:r w:rsidRPr="00766DC3">
        <w:t xml:space="preserve">O Container pode </w:t>
      </w:r>
      <w:r w:rsidR="0058079A">
        <w:t>conter</w:t>
      </w:r>
      <w:r w:rsidRPr="00766DC3">
        <w:t xml:space="preserve"> qualquer altura, largura, imagem de fundo e cor, até mesmo gradiente de cores. Nele há uma propriedade que se chama </w:t>
      </w:r>
      <w:r w:rsidRPr="0080632B">
        <w:rPr>
          <w:i/>
        </w:rPr>
        <w:t>child</w:t>
      </w:r>
      <w:r w:rsidRPr="00766DC3">
        <w:t xml:space="preserve">, onde é inserido outro </w:t>
      </w:r>
      <w:r w:rsidRPr="0080632B">
        <w:rPr>
          <w:i/>
        </w:rPr>
        <w:t>Widget</w:t>
      </w:r>
      <w:r w:rsidRPr="00766DC3">
        <w:t xml:space="preserve"> para fazer parte do aplicativo</w:t>
      </w:r>
      <w:r w:rsidR="0058079A">
        <w:t xml:space="preserve"> (inserção na árvore de </w:t>
      </w:r>
      <w:r w:rsidR="0058079A" w:rsidRPr="0058079A">
        <w:rPr>
          <w:i/>
        </w:rPr>
        <w:t>Widgets</w:t>
      </w:r>
      <w:r w:rsidR="0058079A">
        <w:t>)</w:t>
      </w:r>
      <w:r w:rsidRPr="00766DC3">
        <w:t xml:space="preserve">, que no nosso exemplo seria os textos, </w:t>
      </w:r>
      <w:commentRangeStart w:id="38"/>
      <w:r w:rsidRPr="00766DC3">
        <w:t xml:space="preserve">porém eu não posso inserir </w:t>
      </w:r>
      <w:commentRangeEnd w:id="38"/>
      <w:r w:rsidR="00926DDE">
        <w:rPr>
          <w:rStyle w:val="Refdecomentrio"/>
        </w:rPr>
        <w:commentReference w:id="38"/>
      </w:r>
      <w:r w:rsidRPr="00766DC3">
        <w:t xml:space="preserve">os 3 textos em </w:t>
      </w:r>
      <w:r w:rsidRPr="0080632B">
        <w:rPr>
          <w:i/>
        </w:rPr>
        <w:t>child</w:t>
      </w:r>
      <w:r w:rsidRPr="00766DC3">
        <w:t xml:space="preserve">, </w:t>
      </w:r>
      <w:r w:rsidR="00DD5C61">
        <w:t>porque</w:t>
      </w:r>
      <w:r w:rsidRPr="00766DC3">
        <w:t xml:space="preserve"> essa propriedade </w:t>
      </w:r>
      <w:r w:rsidR="00DD5C61">
        <w:t xml:space="preserve">aceita </w:t>
      </w:r>
      <w:r w:rsidRPr="00766DC3">
        <w:t xml:space="preserve">somente um </w:t>
      </w:r>
      <w:r w:rsidRPr="0080632B">
        <w:rPr>
          <w:i/>
        </w:rPr>
        <w:t>Widget</w:t>
      </w:r>
      <w:r w:rsidRPr="00766DC3">
        <w:t xml:space="preserve"> e para cada texto precisamos de um </w:t>
      </w:r>
      <w:r w:rsidRPr="0080632B">
        <w:rPr>
          <w:i/>
        </w:rPr>
        <w:t>Widget</w:t>
      </w:r>
      <w:r w:rsidRPr="00766DC3">
        <w:t xml:space="preserve">. Para solucionar esse problema poderíamos inserir um </w:t>
      </w:r>
      <w:r w:rsidRPr="0080632B">
        <w:rPr>
          <w:i/>
        </w:rPr>
        <w:t>Widget</w:t>
      </w:r>
      <w:r w:rsidRPr="00766DC3">
        <w:t xml:space="preserve"> chamado </w:t>
      </w:r>
      <w:r w:rsidRPr="0080632B">
        <w:rPr>
          <w:i/>
        </w:rPr>
        <w:t>Row</w:t>
      </w:r>
      <w:r w:rsidRPr="00766DC3">
        <w:t xml:space="preserve"> no </w:t>
      </w:r>
      <w:r w:rsidRPr="0080632B">
        <w:rPr>
          <w:i/>
        </w:rPr>
        <w:t>child</w:t>
      </w:r>
      <w:r w:rsidRPr="00766DC3">
        <w:t xml:space="preserve"> de Container onde nele é aceito mais de um </w:t>
      </w:r>
      <w:r w:rsidRPr="0080632B">
        <w:rPr>
          <w:i/>
        </w:rPr>
        <w:t>Widget</w:t>
      </w:r>
      <w:r w:rsidRPr="00766DC3">
        <w:t xml:space="preserve">, nele há a propriedade chamada </w:t>
      </w:r>
      <w:r w:rsidRPr="0080632B">
        <w:rPr>
          <w:i/>
        </w:rPr>
        <w:t>children</w:t>
      </w:r>
      <w:r w:rsidRPr="00766DC3">
        <w:t xml:space="preserve">, que resolveria nosso problema inicial, </w:t>
      </w:r>
      <w:r w:rsidR="00212C3B">
        <w:t>conforme</w:t>
      </w:r>
      <w:r w:rsidRPr="00766DC3">
        <w:t xml:space="preserve"> figura </w:t>
      </w:r>
      <w:r w:rsidR="0080632B">
        <w:t>a seguir</w:t>
      </w:r>
      <w:r w:rsidRPr="00766DC3">
        <w:t>:</w:t>
      </w:r>
    </w:p>
    <w:p w14:paraId="7716D5DD" w14:textId="77777777" w:rsidR="00766DC3" w:rsidRDefault="00766DC3" w:rsidP="00782B49"/>
    <w:p w14:paraId="78C936F4" w14:textId="77777777" w:rsidR="009B41B7" w:rsidRDefault="0060394A" w:rsidP="009B41B7">
      <w:pPr>
        <w:keepNext/>
        <w:jc w:val="center"/>
      </w:pPr>
      <w:r w:rsidRPr="0060394A">
        <w:rPr>
          <w:noProof/>
          <w:lang w:eastAsia="pt-BR"/>
        </w:rPr>
        <w:lastRenderedPageBreak/>
        <w:drawing>
          <wp:inline distT="0" distB="0" distL="0" distR="0" wp14:anchorId="2DC60F14" wp14:editId="0C4073B5">
            <wp:extent cx="2106535" cy="4320000"/>
            <wp:effectExtent l="0" t="0" r="8255" b="444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06535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3459" w14:textId="0D4E6240" w:rsidR="00BB6784" w:rsidRDefault="009B41B7" w:rsidP="00D4000D">
      <w:pPr>
        <w:pStyle w:val="Legenda"/>
      </w:pPr>
      <w:bookmarkStart w:id="39" w:name="_Toc46768629"/>
      <w:r>
        <w:t xml:space="preserve">Figura </w:t>
      </w:r>
      <w:r w:rsidR="003874EB">
        <w:rPr>
          <w:noProof/>
        </w:rPr>
        <w:fldChar w:fldCharType="begin"/>
      </w:r>
      <w:r w:rsidR="003874EB">
        <w:rPr>
          <w:noProof/>
        </w:rPr>
        <w:instrText xml:space="preserve"> SEQ Figura \* ARABIC </w:instrText>
      </w:r>
      <w:r w:rsidR="003874EB">
        <w:rPr>
          <w:noProof/>
        </w:rPr>
        <w:fldChar w:fldCharType="separate"/>
      </w:r>
      <w:r w:rsidR="00A4362E">
        <w:rPr>
          <w:noProof/>
        </w:rPr>
        <w:t>4</w:t>
      </w:r>
      <w:r w:rsidR="003874EB">
        <w:rPr>
          <w:noProof/>
        </w:rPr>
        <w:fldChar w:fldCharType="end"/>
      </w:r>
      <w:r>
        <w:t>: Interface gráfica com textos em linha</w:t>
      </w:r>
      <w:bookmarkEnd w:id="39"/>
    </w:p>
    <w:p w14:paraId="6A20C8C1" w14:textId="77777777" w:rsidR="00BB6784" w:rsidRDefault="00BB6784" w:rsidP="00BB6784"/>
    <w:p w14:paraId="06C28230" w14:textId="77777777" w:rsidR="00BB6784" w:rsidRDefault="00BB6784" w:rsidP="00BB6784"/>
    <w:p w14:paraId="6F091864" w14:textId="47368128" w:rsidR="00BB6784" w:rsidRDefault="00BB6784" w:rsidP="00BB6784">
      <w:r w:rsidRPr="00BB6784">
        <w:t xml:space="preserve">Percebe-se pela </w:t>
      </w:r>
      <w:commentRangeStart w:id="40"/>
      <w:r w:rsidRPr="00BB6784">
        <w:t>explicação e imagem acima</w:t>
      </w:r>
      <w:commentRangeEnd w:id="40"/>
      <w:r w:rsidR="00923AD0">
        <w:rPr>
          <w:rStyle w:val="Refdecomentrio"/>
        </w:rPr>
        <w:commentReference w:id="40"/>
      </w:r>
      <w:r w:rsidRPr="00BB6784">
        <w:t xml:space="preserve">, que tudo que tiver </w:t>
      </w:r>
      <w:r w:rsidRPr="008E7C76">
        <w:rPr>
          <w:i/>
        </w:rPr>
        <w:t>child</w:t>
      </w:r>
      <w:r w:rsidRPr="00BB6784">
        <w:t xml:space="preserve"> pode haver somente um </w:t>
      </w:r>
      <w:r w:rsidRPr="008E7C76">
        <w:rPr>
          <w:i/>
        </w:rPr>
        <w:t>Widget</w:t>
      </w:r>
      <w:r w:rsidRPr="00BB6784">
        <w:t xml:space="preserve"> e o que tiver </w:t>
      </w:r>
      <w:r w:rsidRPr="008E7C76">
        <w:rPr>
          <w:i/>
        </w:rPr>
        <w:t>children</w:t>
      </w:r>
      <w:r w:rsidRPr="00BB6784">
        <w:t xml:space="preserve"> pode ser inserir mais de um, porém no nosso exemplo os textos deveriam ficar um em cada linha e para isso, ao invés de chamar de primeiro momento o </w:t>
      </w:r>
      <w:r w:rsidRPr="008E7C76">
        <w:rPr>
          <w:i/>
        </w:rPr>
        <w:t>Widget</w:t>
      </w:r>
      <w:r w:rsidRPr="00BB6784">
        <w:t xml:space="preserve"> </w:t>
      </w:r>
      <w:r w:rsidRPr="008E7C76">
        <w:rPr>
          <w:i/>
        </w:rPr>
        <w:t>Row</w:t>
      </w:r>
      <w:r w:rsidRPr="00BB6784">
        <w:t xml:space="preserve"> que trabalha na horizontal, podemos chamar o </w:t>
      </w:r>
      <w:r w:rsidRPr="008E7C76">
        <w:rPr>
          <w:i/>
        </w:rPr>
        <w:t>Widget</w:t>
      </w:r>
      <w:r w:rsidRPr="00BB6784">
        <w:t xml:space="preserve"> </w:t>
      </w:r>
      <w:r w:rsidRPr="008E7C76">
        <w:rPr>
          <w:i/>
        </w:rPr>
        <w:t>Column</w:t>
      </w:r>
      <w:r w:rsidRPr="00BB6784">
        <w:t xml:space="preserve"> que trabalha na vertical e também tem a propriedade </w:t>
      </w:r>
      <w:r w:rsidRPr="008E7C76">
        <w:rPr>
          <w:i/>
        </w:rPr>
        <w:t>children</w:t>
      </w:r>
      <w:r w:rsidRPr="00BB6784">
        <w:t xml:space="preserve"> e para cada </w:t>
      </w:r>
      <w:r w:rsidR="00D059AC" w:rsidRPr="00D059AC">
        <w:t>uma</w:t>
      </w:r>
      <w:r w:rsidR="00D059AC">
        <w:t xml:space="preserve"> pode</w:t>
      </w:r>
      <w:r w:rsidRPr="00BB6784">
        <w:t xml:space="preserve"> ser inserido uma </w:t>
      </w:r>
      <w:r w:rsidRPr="008E7C76">
        <w:rPr>
          <w:i/>
        </w:rPr>
        <w:t>Row</w:t>
      </w:r>
      <w:r w:rsidRPr="00BB6784">
        <w:t xml:space="preserve"> e dentro de cada </w:t>
      </w:r>
      <w:r w:rsidRPr="008E7C76">
        <w:rPr>
          <w:i/>
        </w:rPr>
        <w:t>Row</w:t>
      </w:r>
      <w:r w:rsidRPr="00BB6784">
        <w:t xml:space="preserve"> inserir um </w:t>
      </w:r>
      <w:r w:rsidR="008A4674">
        <w:t xml:space="preserve">ou mais </w:t>
      </w:r>
      <w:r w:rsidRPr="00BB6784">
        <w:t>Texto</w:t>
      </w:r>
      <w:r w:rsidR="008A4674">
        <w:t>s</w:t>
      </w:r>
      <w:r w:rsidRPr="00BB6784">
        <w:t xml:space="preserve">. Segue figura </w:t>
      </w:r>
      <w:r w:rsidR="00D059AC">
        <w:t>abaixo</w:t>
      </w:r>
      <w:r w:rsidRPr="00BB6784">
        <w:t xml:space="preserve"> para entendimento onde laranja claro é o Container, azul claro é a </w:t>
      </w:r>
      <w:r w:rsidRPr="008E7C76">
        <w:rPr>
          <w:i/>
        </w:rPr>
        <w:t>Column</w:t>
      </w:r>
      <w:r w:rsidRPr="00BB6784">
        <w:t xml:space="preserve"> e as </w:t>
      </w:r>
      <w:r w:rsidRPr="008E7C76">
        <w:rPr>
          <w:i/>
        </w:rPr>
        <w:t>Row</w:t>
      </w:r>
      <w:r w:rsidRPr="00BB6784">
        <w:t xml:space="preserve"> são os verdes:</w:t>
      </w:r>
    </w:p>
    <w:p w14:paraId="2AB4FBA9" w14:textId="77777777" w:rsidR="009B41B7" w:rsidRDefault="00BB6784" w:rsidP="009B41B7">
      <w:pPr>
        <w:keepNext/>
        <w:jc w:val="center"/>
      </w:pPr>
      <w:r w:rsidRPr="00BB6784">
        <w:rPr>
          <w:noProof/>
          <w:lang w:eastAsia="pt-BR"/>
        </w:rPr>
        <w:lastRenderedPageBreak/>
        <w:drawing>
          <wp:inline distT="0" distB="0" distL="0" distR="0" wp14:anchorId="7D350FC3" wp14:editId="78274129">
            <wp:extent cx="2230134" cy="288000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13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68C4C" w14:textId="77152A49" w:rsidR="00844600" w:rsidRDefault="009B41B7" w:rsidP="00D4000D">
      <w:pPr>
        <w:pStyle w:val="Legenda"/>
      </w:pPr>
      <w:bookmarkStart w:id="41" w:name="_Toc46768630"/>
      <w:r>
        <w:t xml:space="preserve">Figura </w:t>
      </w:r>
      <w:r w:rsidR="003874EB">
        <w:rPr>
          <w:noProof/>
        </w:rPr>
        <w:fldChar w:fldCharType="begin"/>
      </w:r>
      <w:r w:rsidR="003874EB">
        <w:rPr>
          <w:noProof/>
        </w:rPr>
        <w:instrText xml:space="preserve"> SEQ Figura \* ARABIC </w:instrText>
      </w:r>
      <w:r w:rsidR="003874EB">
        <w:rPr>
          <w:noProof/>
        </w:rPr>
        <w:fldChar w:fldCharType="separate"/>
      </w:r>
      <w:r w:rsidR="00A4362E">
        <w:rPr>
          <w:noProof/>
        </w:rPr>
        <w:t>5</w:t>
      </w:r>
      <w:r w:rsidR="003874EB">
        <w:rPr>
          <w:noProof/>
        </w:rPr>
        <w:fldChar w:fldCharType="end"/>
      </w:r>
      <w:r>
        <w:t>: Imagem ilustrativa de hierarquia de Widets</w:t>
      </w:r>
      <w:bookmarkEnd w:id="41"/>
    </w:p>
    <w:p w14:paraId="5C95630D" w14:textId="77777777" w:rsidR="00844600" w:rsidRDefault="00844600" w:rsidP="00844600"/>
    <w:p w14:paraId="6A05D192" w14:textId="31BBCADA" w:rsidR="00844600" w:rsidRDefault="00844600" w:rsidP="00844600">
      <w:r w:rsidRPr="00844600">
        <w:t xml:space="preserve">E com isso finalizaríamos nosso exemplo, e ficaria como a figura </w:t>
      </w:r>
      <w:r w:rsidR="0077468A">
        <w:t>a seguir</w:t>
      </w:r>
      <w:r w:rsidRPr="00844600">
        <w:t>:</w:t>
      </w:r>
    </w:p>
    <w:p w14:paraId="7BADB9AF" w14:textId="77777777" w:rsidR="009B41B7" w:rsidRDefault="00AF72AB" w:rsidP="009B41B7">
      <w:pPr>
        <w:keepNext/>
        <w:jc w:val="center"/>
      </w:pPr>
      <w:r w:rsidRPr="00AF72AB">
        <w:rPr>
          <w:noProof/>
          <w:lang w:eastAsia="pt-BR"/>
        </w:rPr>
        <w:drawing>
          <wp:inline distT="0" distB="0" distL="0" distR="0" wp14:anchorId="6090D85B" wp14:editId="42CD7904">
            <wp:extent cx="2096626" cy="4320000"/>
            <wp:effectExtent l="0" t="0" r="0" b="444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96626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9ACD" w14:textId="19DE4130" w:rsidR="00844600" w:rsidRDefault="009B41B7" w:rsidP="00D4000D">
      <w:pPr>
        <w:pStyle w:val="Legenda"/>
      </w:pPr>
      <w:bookmarkStart w:id="42" w:name="_Toc46768631"/>
      <w:r>
        <w:t xml:space="preserve">Figura </w:t>
      </w:r>
      <w:r w:rsidR="003874EB">
        <w:rPr>
          <w:noProof/>
        </w:rPr>
        <w:fldChar w:fldCharType="begin"/>
      </w:r>
      <w:r w:rsidR="003874EB">
        <w:rPr>
          <w:noProof/>
        </w:rPr>
        <w:instrText xml:space="preserve"> SEQ Figura \* ARABIC </w:instrText>
      </w:r>
      <w:r w:rsidR="003874EB">
        <w:rPr>
          <w:noProof/>
        </w:rPr>
        <w:fldChar w:fldCharType="separate"/>
      </w:r>
      <w:r w:rsidR="00A4362E">
        <w:rPr>
          <w:noProof/>
        </w:rPr>
        <w:t>6</w:t>
      </w:r>
      <w:r w:rsidR="003874EB">
        <w:rPr>
          <w:noProof/>
        </w:rPr>
        <w:fldChar w:fldCharType="end"/>
      </w:r>
      <w:r>
        <w:t>: Interface gráfica dos textos em cada linha</w:t>
      </w:r>
      <w:bookmarkEnd w:id="42"/>
    </w:p>
    <w:p w14:paraId="4EF7AB3F" w14:textId="77777777" w:rsidR="00844600" w:rsidRDefault="00844600" w:rsidP="00844600"/>
    <w:p w14:paraId="0E716981" w14:textId="216CEB0D" w:rsidR="00844600" w:rsidRDefault="00844600" w:rsidP="00844600">
      <w:r w:rsidRPr="00844600">
        <w:lastRenderedPageBreak/>
        <w:t xml:space="preserve">Conclui-se com esse exemplo que tudo que há na interface gráfica do aplicativo deve ser um </w:t>
      </w:r>
      <w:r w:rsidRPr="004952DA">
        <w:rPr>
          <w:i/>
        </w:rPr>
        <w:t>Widget</w:t>
      </w:r>
      <w:r w:rsidRPr="00844600">
        <w:t xml:space="preserve"> e para cada </w:t>
      </w:r>
      <w:r w:rsidRPr="004952DA">
        <w:rPr>
          <w:i/>
        </w:rPr>
        <w:t>Widget</w:t>
      </w:r>
      <w:r w:rsidRPr="00844600">
        <w:t xml:space="preserve"> há suas propriedades específicas, sendo assim, o desenvolvedor terá que analisar qual melhor </w:t>
      </w:r>
      <w:r w:rsidRPr="004952DA">
        <w:rPr>
          <w:i/>
        </w:rPr>
        <w:t>Widget</w:t>
      </w:r>
      <w:r w:rsidRPr="00844600">
        <w:t xml:space="preserve"> para o caso atual dele.</w:t>
      </w:r>
    </w:p>
    <w:p w14:paraId="6C4908FC" w14:textId="77777777" w:rsidR="004E6D90" w:rsidRDefault="004E6D90" w:rsidP="00844600"/>
    <w:p w14:paraId="31E82870" w14:textId="77777777" w:rsidR="00907FB4" w:rsidRDefault="00907FB4" w:rsidP="00844600"/>
    <w:p w14:paraId="46C919D6" w14:textId="77777777" w:rsidR="00907FB4" w:rsidRDefault="00907FB4" w:rsidP="00E420D0">
      <w:pPr>
        <w:pStyle w:val="Ttulo2"/>
      </w:pPr>
      <w:bookmarkStart w:id="43" w:name="_Toc46768687"/>
      <w:r w:rsidRPr="00907FB4">
        <w:t>desenvolvimento</w:t>
      </w:r>
      <w:r>
        <w:t xml:space="preserve"> com flutter</w:t>
      </w:r>
      <w:bookmarkEnd w:id="43"/>
    </w:p>
    <w:p w14:paraId="2BF10946" w14:textId="2625D98E" w:rsidR="00907FB4" w:rsidRDefault="00907FB4" w:rsidP="00907FB4">
      <w:r>
        <w:t xml:space="preserve">Nessa </w:t>
      </w:r>
      <w:r w:rsidR="00794623">
        <w:t>seção</w:t>
      </w:r>
      <w:r>
        <w:t xml:space="preserve"> será apresentada facilidade de desenvolvimento utilizando Flutter, passo a passo como fazer uma interface gráfica de inserção de nome, sobrenome e idade com botão de adicionar, porém sem funcionalidades.</w:t>
      </w:r>
    </w:p>
    <w:p w14:paraId="58FD96CC" w14:textId="6A5A3A94" w:rsidR="00907FB4" w:rsidRDefault="00907FB4" w:rsidP="00907FB4">
      <w:r>
        <w:t xml:space="preserve">Do lado esquerdo ficará o código da aplicação e do lado direito a interface gráfica que é referente ao código lateral, isso será padrão para todas imagens abaixo dentro dessa </w:t>
      </w:r>
      <w:r w:rsidR="00794623">
        <w:t>seção</w:t>
      </w:r>
      <w:r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886"/>
        <w:gridCol w:w="2738"/>
      </w:tblGrid>
      <w:tr w:rsidR="00907FB4" w14:paraId="10833C2C" w14:textId="77777777" w:rsidTr="00907FB4">
        <w:trPr>
          <w:trHeight w:val="5989"/>
        </w:trPr>
        <w:tc>
          <w:tcPr>
            <w:tcW w:w="6875" w:type="dxa"/>
          </w:tcPr>
          <w:p w14:paraId="6FB9FE07" w14:textId="21FEA89C" w:rsidR="00907FB4" w:rsidRDefault="00907FB4" w:rsidP="00907FB4">
            <w:commentRangeStart w:id="44"/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3C43C4AD" wp14:editId="7B4DABA0">
                      <wp:simplePos x="0" y="0"/>
                      <wp:positionH relativeFrom="column">
                        <wp:posOffset>-41473</wp:posOffset>
                      </wp:positionH>
                      <wp:positionV relativeFrom="paragraph">
                        <wp:posOffset>3497794</wp:posOffset>
                      </wp:positionV>
                      <wp:extent cx="4235450" cy="635"/>
                      <wp:effectExtent l="0" t="0" r="0" b="0"/>
                      <wp:wrapTopAndBottom/>
                      <wp:docPr id="44" name="Caixa de texto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23545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3B53BC6F" w14:textId="0C76C410" w:rsidR="002149C0" w:rsidRPr="00C92307" w:rsidRDefault="002149C0" w:rsidP="00D4000D">
                                  <w:pPr>
                                    <w:pStyle w:val="Legenda"/>
                                    <w:rPr>
                                      <w:noProof/>
                                      <w:sz w:val="18"/>
                                    </w:rPr>
                                  </w:pPr>
                                  <w:bookmarkStart w:id="45" w:name="_Toc46768632"/>
                                  <w:r>
                                    <w:t xml:space="preserve">Figura </w: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</w:rPr>
                                    <w:instrText xml:space="preserve"> SEQ Figura \* ARABIC </w:instrTex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</w:rPr>
                                    <w:t>7</w: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>: Código inicial</w:t>
                                  </w:r>
                                  <w:bookmarkEnd w:id="45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C43C4AD" id="Caixa de texto 44" o:spid="_x0000_s1028" type="#_x0000_t202" style="position:absolute;left:0;text-align:left;margin-left:-3.25pt;margin-top:275.4pt;width:333.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" stroked="f">
                      <v:textbox style="mso-fit-shape-to-text:t" inset="0,0,0,0">
                        <w:txbxContent>
                          <w:p w14:paraId="3B53BC6F" w14:textId="0C76C410" w:rsidR="002149C0" w:rsidRPr="00C92307" w:rsidRDefault="002149C0" w:rsidP="00D4000D">
                            <w:pPr>
                              <w:pStyle w:val="Legenda"/>
                              <w:rPr>
                                <w:noProof/>
                                <w:sz w:val="18"/>
                              </w:rPr>
                            </w:pPr>
                            <w:bookmarkStart w:id="46" w:name="_Toc46768632"/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Código inicial</w:t>
                            </w:r>
                            <w:bookmarkEnd w:id="46"/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3339C4">
              <w:rPr>
                <w:noProof/>
                <w:sz w:val="18"/>
                <w:lang w:eastAsia="pt-BR"/>
              </w:rPr>
              <w:drawing>
                <wp:anchor distT="0" distB="0" distL="114300" distR="114300" simplePos="0" relativeHeight="251664384" behindDoc="0" locked="0" layoutInCell="1" allowOverlap="1" wp14:anchorId="2112305F" wp14:editId="51D67976">
                  <wp:simplePos x="0" y="0"/>
                  <wp:positionH relativeFrom="column">
                    <wp:posOffset>-24609</wp:posOffset>
                  </wp:positionH>
                  <wp:positionV relativeFrom="paragraph">
                    <wp:posOffset>103517</wp:posOffset>
                  </wp:positionV>
                  <wp:extent cx="4235650" cy="3267151"/>
                  <wp:effectExtent l="0" t="0" r="0" b="0"/>
                  <wp:wrapTopAndBottom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app1.1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650" cy="3267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38" w:type="dxa"/>
          </w:tcPr>
          <w:p w14:paraId="4D535225" w14:textId="6CD63AF3" w:rsidR="00907FB4" w:rsidRDefault="00907FB4" w:rsidP="00907FB4">
            <w:pPr>
              <w:jc w:val="center"/>
            </w:pP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0F6A8F8F" wp14:editId="5C42A069">
                      <wp:simplePos x="0" y="0"/>
                      <wp:positionH relativeFrom="column">
                        <wp:posOffset>-35560</wp:posOffset>
                      </wp:positionH>
                      <wp:positionV relativeFrom="paragraph">
                        <wp:posOffset>3469195</wp:posOffset>
                      </wp:positionV>
                      <wp:extent cx="1512570" cy="635"/>
                      <wp:effectExtent l="0" t="0" r="0" b="0"/>
                      <wp:wrapTopAndBottom/>
                      <wp:docPr id="45" name="Caixa de texto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1257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7487F7AB" w14:textId="5E619BF7" w:rsidR="002149C0" w:rsidRPr="00831C59" w:rsidRDefault="002149C0" w:rsidP="00D4000D">
                                  <w:pPr>
                                    <w:pStyle w:val="Legenda"/>
                                    <w:rPr>
                                      <w:noProof/>
                                      <w:sz w:val="24"/>
                                    </w:rPr>
                                  </w:pPr>
                                  <w:bookmarkStart w:id="47" w:name="_Toc46768633"/>
                                  <w:r>
                                    <w:t xml:space="preserve">Figura </w: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</w:rPr>
                                    <w:instrText xml:space="preserve"> SEQ Figura \* ARABIC </w:instrTex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</w:rPr>
                                    <w:t>8</w: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>: Interface gráfica</w:t>
                                  </w:r>
                                  <w:r w:rsidRPr="00622FB1">
                                    <w:t xml:space="preserve"> do aplicativo</w:t>
                                  </w:r>
                                  <w:bookmarkEnd w:id="47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F6A8F8F" id="Caixa de texto 45" o:spid="_x0000_s1029" type="#_x0000_t202" style="position:absolute;left:0;text-align:left;margin-left:-2.8pt;margin-top:273.15pt;width:119.1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" stroked="f">
                      <v:textbox style="mso-fit-shape-to-text:t" inset="0,0,0,0">
                        <w:txbxContent>
                          <w:p w14:paraId="7487F7AB" w14:textId="5E619BF7" w:rsidR="002149C0" w:rsidRPr="00831C59" w:rsidRDefault="002149C0" w:rsidP="00D4000D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48" w:name="_Toc46768633"/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Interface gráfica</w:t>
                            </w:r>
                            <w:r w:rsidRPr="00622FB1">
                              <w:t xml:space="preserve"> do aplicativo</w:t>
                            </w:r>
                            <w:bookmarkEnd w:id="48"/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63360" behindDoc="0" locked="0" layoutInCell="1" allowOverlap="1" wp14:anchorId="2BFE929D" wp14:editId="604B5658">
                  <wp:simplePos x="0" y="0"/>
                  <wp:positionH relativeFrom="margin">
                    <wp:posOffset>2540</wp:posOffset>
                  </wp:positionH>
                  <wp:positionV relativeFrom="paragraph">
                    <wp:posOffset>100330</wp:posOffset>
                  </wp:positionV>
                  <wp:extent cx="1512570" cy="3277870"/>
                  <wp:effectExtent l="0" t="0" r="0" b="0"/>
                  <wp:wrapTopAndBottom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app1.jpe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2570" cy="3277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commentRangeEnd w:id="44"/>
            <w:r w:rsidR="00923AD0">
              <w:rPr>
                <w:rStyle w:val="Refdecomentrio"/>
              </w:rPr>
              <w:commentReference w:id="44"/>
            </w:r>
          </w:p>
        </w:tc>
      </w:tr>
    </w:tbl>
    <w:p w14:paraId="15A81896" w14:textId="77777777" w:rsidR="00907FB4" w:rsidRDefault="00907FB4" w:rsidP="00907FB4"/>
    <w:p w14:paraId="6CC3F999" w14:textId="184684D9" w:rsidR="00907FB4" w:rsidRDefault="00907FB4" w:rsidP="00907FB4">
      <w:r>
        <w:lastRenderedPageBreak/>
        <w:t xml:space="preserve">Como </w:t>
      </w:r>
      <w:commentRangeStart w:id="49"/>
      <w:r>
        <w:t xml:space="preserve">mostrada </w:t>
      </w:r>
      <w:commentRangeEnd w:id="49"/>
      <w:r w:rsidR="00923AD0">
        <w:rPr>
          <w:rStyle w:val="Refdecomentrio"/>
        </w:rPr>
        <w:commentReference w:id="49"/>
      </w:r>
      <w:r>
        <w:t xml:space="preserve">na figura </w:t>
      </w:r>
      <w:r w:rsidR="00B92701">
        <w:t>acima (Cóidigo inicial)</w:t>
      </w:r>
      <w:r>
        <w:t xml:space="preserve">, percebe-se que temos um método </w:t>
      </w:r>
      <w:r w:rsidRPr="00B92701">
        <w:rPr>
          <w:b/>
          <w:i/>
        </w:rPr>
        <w:t>main</w:t>
      </w:r>
      <w:r>
        <w:t xml:space="preserve"> na aplicação onde chama outro método </w:t>
      </w:r>
      <w:r w:rsidRPr="00B92701">
        <w:rPr>
          <w:b/>
          <w:i/>
        </w:rPr>
        <w:t>Home</w:t>
      </w:r>
      <w:r>
        <w:t xml:space="preserve"> que cria um estado para o método </w:t>
      </w:r>
      <w:r w:rsidRPr="00D1284D">
        <w:rPr>
          <w:b/>
        </w:rPr>
        <w:t>_</w:t>
      </w:r>
      <w:r w:rsidRPr="00D1284D">
        <w:rPr>
          <w:b/>
          <w:i/>
        </w:rPr>
        <w:t>HomeState</w:t>
      </w:r>
      <w:r>
        <w:t xml:space="preserve">. Esse método que é criado o estado retorna os </w:t>
      </w:r>
      <w:r>
        <w:rPr>
          <w:i/>
        </w:rPr>
        <w:t>Widget</w:t>
      </w:r>
      <w:r w:rsidRPr="004C0E29">
        <w:rPr>
          <w:i/>
        </w:rPr>
        <w:t>s</w:t>
      </w:r>
      <w:r>
        <w:t xml:space="preserve"> que desenham o aplicativo.  Como não há nada retornando para desenhar no aplicativo, o próprio fica em branco.</w:t>
      </w:r>
    </w:p>
    <w:p w14:paraId="354B4AE2" w14:textId="77777777" w:rsidR="00907FB4" w:rsidRDefault="00907FB4" w:rsidP="00907FB4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334"/>
        <w:gridCol w:w="2294"/>
      </w:tblGrid>
      <w:tr w:rsidR="00907FB4" w14:paraId="4AD27516" w14:textId="77777777" w:rsidTr="00C668C7">
        <w:tc>
          <w:tcPr>
            <w:tcW w:w="4814" w:type="dxa"/>
          </w:tcPr>
          <w:p w14:paraId="248493F3" w14:textId="4E4BA0DA" w:rsidR="00907FB4" w:rsidRDefault="00557C95" w:rsidP="00C668C7">
            <w:pPr>
              <w:jc w:val="center"/>
              <w:rPr>
                <w:b/>
                <w:sz w:val="18"/>
              </w:rPr>
            </w:pP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60432B70" wp14:editId="129603A2">
                      <wp:simplePos x="0" y="0"/>
                      <wp:positionH relativeFrom="column">
                        <wp:posOffset>64770</wp:posOffset>
                      </wp:positionH>
                      <wp:positionV relativeFrom="paragraph">
                        <wp:posOffset>3021492</wp:posOffset>
                      </wp:positionV>
                      <wp:extent cx="4520565" cy="635"/>
                      <wp:effectExtent l="0" t="0" r="0" b="6350"/>
                      <wp:wrapTopAndBottom/>
                      <wp:docPr id="52" name="Caixa de texto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52056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C498DB8" w14:textId="5B81C5F9" w:rsidR="002149C0" w:rsidRPr="00C22C6B" w:rsidRDefault="002149C0" w:rsidP="00D4000D">
                                  <w:pPr>
                                    <w:pStyle w:val="Legenda"/>
                                    <w:rPr>
                                      <w:noProof/>
                                      <w:sz w:val="24"/>
                                    </w:rPr>
                                  </w:pPr>
                                  <w:bookmarkStart w:id="50" w:name="_Toc46768634"/>
                                  <w:r>
                                    <w:t xml:space="preserve">Figura </w: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</w:rPr>
                                    <w:instrText xml:space="preserve"> SEQ Figura \* ARABIC </w:instrTex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</w:rPr>
                                    <w:t>9</w: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 xml:space="preserve">: </w:t>
                                  </w:r>
                                  <w:r w:rsidRPr="007445FB">
                                    <w:t>Código de inserção da AppBar</w:t>
                                  </w:r>
                                  <w:bookmarkEnd w:id="50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0432B70" id="Caixa de texto 52" o:spid="_x0000_s1030" type="#_x0000_t202" style="position:absolute;left:0;text-align:left;margin-left:5.1pt;margin-top:237.9pt;width:355.9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" stroked="f">
                      <v:textbox style="mso-fit-shape-to-text:t" inset="0,0,0,0">
                        <w:txbxContent>
                          <w:p w14:paraId="0C498DB8" w14:textId="5B81C5F9" w:rsidR="002149C0" w:rsidRPr="00C22C6B" w:rsidRDefault="002149C0" w:rsidP="00D4000D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51" w:name="_Toc46768634"/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7445FB">
                              <w:t>Código de inserção da AppBar</w:t>
                            </w:r>
                            <w:bookmarkEnd w:id="51"/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commentRangeStart w:id="52"/>
            <w:r w:rsidR="00907FB4">
              <w:rPr>
                <w:noProof/>
                <w:lang w:eastAsia="pt-BR"/>
              </w:rPr>
              <w:drawing>
                <wp:anchor distT="0" distB="0" distL="114300" distR="114300" simplePos="0" relativeHeight="251665408" behindDoc="0" locked="0" layoutInCell="1" allowOverlap="1" wp14:anchorId="453C487B" wp14:editId="69BE36EB">
                  <wp:simplePos x="0" y="0"/>
                  <wp:positionH relativeFrom="column">
                    <wp:posOffset>-7357</wp:posOffset>
                  </wp:positionH>
                  <wp:positionV relativeFrom="paragraph">
                    <wp:posOffset>98916</wp:posOffset>
                  </wp:positionV>
                  <wp:extent cx="4520972" cy="2631057"/>
                  <wp:effectExtent l="0" t="0" r="0" b="0"/>
                  <wp:wrapTopAndBottom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app2.2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0972" cy="2631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commentRangeEnd w:id="52"/>
            <w:r w:rsidR="00923AD0">
              <w:rPr>
                <w:rStyle w:val="Refdecomentrio"/>
              </w:rPr>
              <w:commentReference w:id="52"/>
            </w:r>
          </w:p>
          <w:p w14:paraId="0D2C8E92" w14:textId="0A007315" w:rsidR="00907FB4" w:rsidRDefault="00907FB4" w:rsidP="00C668C7">
            <w:pPr>
              <w:jc w:val="center"/>
            </w:pPr>
          </w:p>
        </w:tc>
        <w:tc>
          <w:tcPr>
            <w:tcW w:w="4814" w:type="dxa"/>
          </w:tcPr>
          <w:p w14:paraId="016640D9" w14:textId="3CEB303B" w:rsidR="00907FB4" w:rsidRDefault="00557C95" w:rsidP="00C668C7">
            <w:pPr>
              <w:jc w:val="center"/>
            </w:pP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25A623F9" wp14:editId="06DF7571">
                      <wp:simplePos x="0" y="0"/>
                      <wp:positionH relativeFrom="column">
                        <wp:posOffset>65405</wp:posOffset>
                      </wp:positionH>
                      <wp:positionV relativeFrom="paragraph">
                        <wp:posOffset>3015777</wp:posOffset>
                      </wp:positionV>
                      <wp:extent cx="1319530" cy="635"/>
                      <wp:effectExtent l="0" t="0" r="0" b="0"/>
                      <wp:wrapTopAndBottom/>
                      <wp:docPr id="53" name="Caixa de texto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1953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ECFA53B" w14:textId="59790C98" w:rsidR="002149C0" w:rsidRPr="001351A5" w:rsidRDefault="002149C0" w:rsidP="00D4000D">
                                  <w:pPr>
                                    <w:pStyle w:val="Legenda"/>
                                    <w:rPr>
                                      <w:noProof/>
                                      <w:sz w:val="24"/>
                                    </w:rPr>
                                  </w:pPr>
                                  <w:bookmarkStart w:id="53" w:name="_Toc46768635"/>
                                  <w:r>
                                    <w:t xml:space="preserve">Figura </w: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</w:rPr>
                                    <w:instrText xml:space="preserve"> SEQ Figura \* ARABIC </w:instrTex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</w:rPr>
                                    <w:t>10</w: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>: Interface gráfica</w:t>
                                  </w:r>
                                  <w:r w:rsidRPr="00142FD8">
                                    <w:t xml:space="preserve"> da AppBar</w:t>
                                  </w:r>
                                  <w:bookmarkEnd w:id="53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5A623F9" id="Caixa de texto 53" o:spid="_x0000_s1031" type="#_x0000_t202" style="position:absolute;left:0;text-align:left;margin-left:5.15pt;margin-top:237.45pt;width:103.9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" stroked="f">
                      <v:textbox style="mso-fit-shape-to-text:t" inset="0,0,0,0">
                        <w:txbxContent>
                          <w:p w14:paraId="1ECFA53B" w14:textId="59790C98" w:rsidR="002149C0" w:rsidRPr="001351A5" w:rsidRDefault="002149C0" w:rsidP="00D4000D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54" w:name="_Toc46768635"/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Interface gráfica</w:t>
                            </w:r>
                            <w:r w:rsidRPr="00142FD8">
                              <w:t xml:space="preserve"> da AppBar</w:t>
                            </w:r>
                            <w:bookmarkEnd w:id="54"/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907FB4">
              <w:rPr>
                <w:noProof/>
                <w:lang w:eastAsia="pt-BR"/>
              </w:rPr>
              <w:drawing>
                <wp:anchor distT="0" distB="0" distL="114300" distR="114300" simplePos="0" relativeHeight="251666432" behindDoc="0" locked="0" layoutInCell="1" allowOverlap="1" wp14:anchorId="32177A6B" wp14:editId="49C02C78">
                  <wp:simplePos x="0" y="0"/>
                  <wp:positionH relativeFrom="column">
                    <wp:posOffset>2959</wp:posOffset>
                  </wp:positionH>
                  <wp:positionV relativeFrom="paragraph">
                    <wp:posOffset>78081</wp:posOffset>
                  </wp:positionV>
                  <wp:extent cx="1319841" cy="2859623"/>
                  <wp:effectExtent l="0" t="0" r="0" b="0"/>
                  <wp:wrapTopAndBottom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app2.jpe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841" cy="2859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6E2A5F0" w14:textId="77777777" w:rsidR="00907FB4" w:rsidRDefault="00907FB4" w:rsidP="00907FB4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0"/>
        <w:gridCol w:w="4360"/>
      </w:tblGrid>
      <w:tr w:rsidR="00907FB4" w:rsidRPr="007C6A8C" w14:paraId="49016C99" w14:textId="77777777" w:rsidTr="00C668C7">
        <w:trPr>
          <w:trHeight w:val="119"/>
        </w:trPr>
        <w:tc>
          <w:tcPr>
            <w:tcW w:w="4360" w:type="dxa"/>
          </w:tcPr>
          <w:p w14:paraId="40049811" w14:textId="77777777" w:rsidR="00907FB4" w:rsidRPr="000227AA" w:rsidRDefault="00907FB4" w:rsidP="00C668C7">
            <w:pPr>
              <w:spacing w:before="0" w:after="0" w:line="240" w:lineRule="auto"/>
              <w:jc w:val="center"/>
              <w:rPr>
                <w:rFonts w:ascii="Times New Roman" w:hAnsi="Times New Roman"/>
                <w:sz w:val="16"/>
                <w:szCs w:val="16"/>
                <w:lang w:eastAsia="pt-BR"/>
              </w:rPr>
            </w:pPr>
          </w:p>
        </w:tc>
        <w:tc>
          <w:tcPr>
            <w:tcW w:w="4360" w:type="dxa"/>
          </w:tcPr>
          <w:p w14:paraId="0B4AA0A4" w14:textId="77777777" w:rsidR="00907FB4" w:rsidRPr="000227AA" w:rsidRDefault="00907FB4" w:rsidP="00C668C7">
            <w:pPr>
              <w:spacing w:before="0" w:after="0" w:line="240" w:lineRule="auto"/>
              <w:jc w:val="center"/>
              <w:rPr>
                <w:rFonts w:ascii="Times New Roman" w:hAnsi="Times New Roman"/>
                <w:sz w:val="16"/>
                <w:szCs w:val="16"/>
                <w:lang w:eastAsia="pt-BR"/>
              </w:rPr>
            </w:pPr>
          </w:p>
        </w:tc>
      </w:tr>
    </w:tbl>
    <w:p w14:paraId="3AD068C7" w14:textId="1F674AB2" w:rsidR="00907FB4" w:rsidRDefault="00C34382" w:rsidP="00907FB4">
      <w:r>
        <w:t>Para criação de uma AppBar</w:t>
      </w:r>
      <w:r w:rsidR="00CC56B9">
        <w:rPr>
          <w:rStyle w:val="Refdenotaderodap"/>
        </w:rPr>
        <w:footnoteReference w:id="12"/>
      </w:r>
      <w:r>
        <w:t xml:space="preserve"> </w:t>
      </w:r>
      <w:r w:rsidR="00B92701">
        <w:t>é de extrema obrigatoriedade</w:t>
      </w:r>
      <w:r w:rsidRPr="00C34382">
        <w:t xml:space="preserve"> ter como pai um </w:t>
      </w:r>
      <w:r w:rsidRPr="00B92701">
        <w:rPr>
          <w:i/>
        </w:rPr>
        <w:t>Scaffold</w:t>
      </w:r>
      <w:r w:rsidRPr="00C34382">
        <w:t xml:space="preserve">, que é um </w:t>
      </w:r>
      <w:r w:rsidRPr="00B92701">
        <w:rPr>
          <w:i/>
        </w:rPr>
        <w:t>Widget</w:t>
      </w:r>
      <w:r w:rsidRPr="00C34382">
        <w:t xml:space="preserve">, tudo em Flutter é feito com </w:t>
      </w:r>
      <w:r w:rsidRPr="00B92701">
        <w:rPr>
          <w:i/>
        </w:rPr>
        <w:t>Widget</w:t>
      </w:r>
      <w:r w:rsidRPr="00C34382">
        <w:t xml:space="preserve"> dentro de outro </w:t>
      </w:r>
      <w:r w:rsidRPr="00B92701">
        <w:rPr>
          <w:i/>
        </w:rPr>
        <w:t>Widget</w:t>
      </w:r>
      <w:r w:rsidRPr="00C34382">
        <w:t xml:space="preserve">. Passamos como parâmetro dentro do </w:t>
      </w:r>
      <w:r w:rsidRPr="001C5156">
        <w:rPr>
          <w:i/>
        </w:rPr>
        <w:t>AppBar</w:t>
      </w:r>
      <w:r w:rsidRPr="00C34382">
        <w:t xml:space="preserve"> um texto que será mostrado na barra. Para ficar claro o entendimento da velocidade do desenvolvimento, essa </w:t>
      </w:r>
      <w:r w:rsidRPr="001C5156">
        <w:rPr>
          <w:i/>
        </w:rPr>
        <w:t>AppBar</w:t>
      </w:r>
      <w:r w:rsidRPr="00C34382">
        <w:t xml:space="preserve"> foi criada em 26 segundo, rodando instantaneamente no aplicativo em depuração.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617"/>
        <w:gridCol w:w="3011"/>
      </w:tblGrid>
      <w:tr w:rsidR="00907FB4" w14:paraId="3D62EFDE" w14:textId="77777777" w:rsidTr="00C668C7">
        <w:tc>
          <w:tcPr>
            <w:tcW w:w="4814" w:type="dxa"/>
          </w:tcPr>
          <w:p w14:paraId="60FEDE7D" w14:textId="77777777" w:rsidR="001E2507" w:rsidRDefault="00907FB4" w:rsidP="001E2507">
            <w:pPr>
              <w:keepNext/>
              <w:jc w:val="center"/>
            </w:pPr>
            <w:r>
              <w:rPr>
                <w:b/>
                <w:noProof/>
                <w:sz w:val="18"/>
                <w:lang w:eastAsia="pt-BR"/>
              </w:rPr>
              <w:lastRenderedPageBreak/>
              <w:drawing>
                <wp:inline distT="0" distB="0" distL="0" distR="0" wp14:anchorId="6C76CA03" wp14:editId="2430CDCD">
                  <wp:extent cx="4065199" cy="3234906"/>
                  <wp:effectExtent l="0" t="0" r="0" b="381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app3.3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8857" cy="3245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505DE0" w14:textId="79B3DAC3" w:rsidR="00907FB4" w:rsidRDefault="001E2507" w:rsidP="00D4000D">
            <w:pPr>
              <w:pStyle w:val="Legenda"/>
              <w:rPr>
                <w:sz w:val="18"/>
              </w:rPr>
            </w:pPr>
            <w:bookmarkStart w:id="55" w:name="_Toc46768636"/>
            <w:r>
              <w:t xml:space="preserve">Figura </w:t>
            </w:r>
            <w:r w:rsidR="003874EB">
              <w:rPr>
                <w:noProof/>
              </w:rPr>
              <w:fldChar w:fldCharType="begin"/>
            </w:r>
            <w:r w:rsidR="003874EB">
              <w:rPr>
                <w:noProof/>
              </w:rPr>
              <w:instrText xml:space="preserve"> SEQ Figura \* ARABIC </w:instrText>
            </w:r>
            <w:r w:rsidR="003874EB">
              <w:rPr>
                <w:noProof/>
              </w:rPr>
              <w:fldChar w:fldCharType="separate"/>
            </w:r>
            <w:r w:rsidR="00A4362E">
              <w:rPr>
                <w:noProof/>
              </w:rPr>
              <w:t>11</w:t>
            </w:r>
            <w:r w:rsidR="003874EB">
              <w:rPr>
                <w:noProof/>
              </w:rPr>
              <w:fldChar w:fldCharType="end"/>
            </w:r>
            <w:r w:rsidRPr="006157CC">
              <w:t>: Código de inserção do ícone menu</w:t>
            </w:r>
            <w:bookmarkEnd w:id="55"/>
          </w:p>
          <w:p w14:paraId="6E2E546E" w14:textId="2B7F5EBB" w:rsidR="00907FB4" w:rsidRDefault="00907FB4" w:rsidP="00C668C7">
            <w:pPr>
              <w:jc w:val="center"/>
            </w:pPr>
          </w:p>
        </w:tc>
        <w:tc>
          <w:tcPr>
            <w:tcW w:w="4814" w:type="dxa"/>
          </w:tcPr>
          <w:p w14:paraId="5C5E1CAF" w14:textId="77777777" w:rsidR="001E2507" w:rsidRDefault="00907FB4" w:rsidP="001E2507">
            <w:pPr>
              <w:keepNext/>
              <w:jc w:val="center"/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7F53FCEC" wp14:editId="541AE690">
                  <wp:extent cx="1673524" cy="3625925"/>
                  <wp:effectExtent l="0" t="0" r="3175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app3.jpe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0826" cy="3641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69FC0C" w14:textId="3F0F61A1" w:rsidR="00907FB4" w:rsidRDefault="001E2507" w:rsidP="00D4000D">
            <w:pPr>
              <w:pStyle w:val="Legenda"/>
              <w:rPr>
                <w:sz w:val="18"/>
              </w:rPr>
            </w:pPr>
            <w:bookmarkStart w:id="56" w:name="_Toc46768637"/>
            <w:r>
              <w:t xml:space="preserve">Figura </w:t>
            </w:r>
            <w:r w:rsidR="003874EB">
              <w:rPr>
                <w:noProof/>
              </w:rPr>
              <w:fldChar w:fldCharType="begin"/>
            </w:r>
            <w:r w:rsidR="003874EB">
              <w:rPr>
                <w:noProof/>
              </w:rPr>
              <w:instrText xml:space="preserve"> SEQ Figura \* ARABIC </w:instrText>
            </w:r>
            <w:r w:rsidR="003874EB">
              <w:rPr>
                <w:noProof/>
              </w:rPr>
              <w:fldChar w:fldCharType="separate"/>
            </w:r>
            <w:r w:rsidR="00A4362E">
              <w:rPr>
                <w:noProof/>
              </w:rPr>
              <w:t>12</w:t>
            </w:r>
            <w:r w:rsidR="003874EB">
              <w:rPr>
                <w:noProof/>
              </w:rPr>
              <w:fldChar w:fldCharType="end"/>
            </w:r>
            <w:r w:rsidRPr="004D5BE2">
              <w:t xml:space="preserve">: </w:t>
            </w:r>
            <w:r>
              <w:t>Interface gráfica</w:t>
            </w:r>
            <w:r w:rsidRPr="004D5BE2">
              <w:t xml:space="preserve"> da inserção do ícone</w:t>
            </w:r>
            <w:bookmarkEnd w:id="56"/>
          </w:p>
          <w:p w14:paraId="36F7040B" w14:textId="2EE8F6B9" w:rsidR="00907FB4" w:rsidRDefault="00907FB4" w:rsidP="00C668C7">
            <w:pPr>
              <w:jc w:val="center"/>
            </w:pPr>
          </w:p>
        </w:tc>
      </w:tr>
    </w:tbl>
    <w:p w14:paraId="1798E846" w14:textId="77777777" w:rsidR="00907FB4" w:rsidRDefault="00907FB4" w:rsidP="00907FB4"/>
    <w:p w14:paraId="601389FD" w14:textId="0C2586A2" w:rsidR="00907FB4" w:rsidRPr="00BC1A1A" w:rsidRDefault="00C668C7" w:rsidP="00907FB4">
      <w:pPr>
        <w:jc w:val="left"/>
        <w:rPr>
          <w:u w:val="single"/>
        </w:rPr>
      </w:pPr>
      <w:r w:rsidRPr="00C668C7">
        <w:t xml:space="preserve">Para deixar um aplicativo mais atraente, foi inserido um ícone de menu na barra do aplicativo. Chamamos um </w:t>
      </w:r>
      <w:r w:rsidRPr="00FD0424">
        <w:rPr>
          <w:i/>
        </w:rPr>
        <w:t>leading</w:t>
      </w:r>
      <w:r w:rsidR="00FD0424">
        <w:rPr>
          <w:i/>
        </w:rPr>
        <w:t xml:space="preserve"> </w:t>
      </w:r>
      <w:r w:rsidR="00FD0424" w:rsidRPr="00FD0424">
        <w:t>que é propriedade da</w:t>
      </w:r>
      <w:r w:rsidRPr="00C668C7">
        <w:t xml:space="preserve"> própria </w:t>
      </w:r>
      <w:r w:rsidRPr="00FD0424">
        <w:rPr>
          <w:i/>
        </w:rPr>
        <w:t>AppBar</w:t>
      </w:r>
      <w:r w:rsidRPr="00C668C7">
        <w:t xml:space="preserve"> e colocamos o ícone de botão com um método vazio e chamando a imagem do menu.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410"/>
        <w:gridCol w:w="3218"/>
      </w:tblGrid>
      <w:tr w:rsidR="00907FB4" w14:paraId="2CF0DA75" w14:textId="77777777" w:rsidTr="00C668C7">
        <w:tc>
          <w:tcPr>
            <w:tcW w:w="4814" w:type="dxa"/>
          </w:tcPr>
          <w:p w14:paraId="3CA26B3E" w14:textId="77777777" w:rsidR="007A2FCC" w:rsidRDefault="00907FB4" w:rsidP="007A2FCC">
            <w:pPr>
              <w:keepNext/>
              <w:jc w:val="center"/>
            </w:pPr>
            <w:r>
              <w:rPr>
                <w:b/>
                <w:noProof/>
                <w:sz w:val="18"/>
                <w:lang w:eastAsia="pt-BR"/>
              </w:rPr>
              <w:lastRenderedPageBreak/>
              <w:drawing>
                <wp:inline distT="0" distB="0" distL="0" distR="0" wp14:anchorId="270C13D5" wp14:editId="15618CFA">
                  <wp:extent cx="3933333" cy="3628571"/>
                  <wp:effectExtent l="0" t="0" r="0" b="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app4.4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333" cy="3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A19077" w14:textId="7B8303CD" w:rsidR="00907FB4" w:rsidRDefault="007A2FCC" w:rsidP="00D4000D">
            <w:pPr>
              <w:pStyle w:val="Legenda"/>
              <w:rPr>
                <w:sz w:val="18"/>
              </w:rPr>
            </w:pPr>
            <w:bookmarkStart w:id="57" w:name="_Toc46768638"/>
            <w:r>
              <w:t xml:space="preserve">Figura </w:t>
            </w:r>
            <w:r w:rsidR="003874EB">
              <w:rPr>
                <w:noProof/>
              </w:rPr>
              <w:fldChar w:fldCharType="begin"/>
            </w:r>
            <w:r w:rsidR="003874EB">
              <w:rPr>
                <w:noProof/>
              </w:rPr>
              <w:instrText xml:space="preserve"> SEQ Figura \* ARABIC </w:instrText>
            </w:r>
            <w:r w:rsidR="003874EB">
              <w:rPr>
                <w:noProof/>
              </w:rPr>
              <w:fldChar w:fldCharType="separate"/>
            </w:r>
            <w:r w:rsidR="00A4362E">
              <w:rPr>
                <w:noProof/>
              </w:rPr>
              <w:t>13</w:t>
            </w:r>
            <w:r w:rsidR="003874EB">
              <w:rPr>
                <w:noProof/>
              </w:rPr>
              <w:fldChar w:fldCharType="end"/>
            </w:r>
            <w:r w:rsidRPr="000136B3">
              <w:t>: Código de alteração de cor do ícone menu</w:t>
            </w:r>
            <w:bookmarkEnd w:id="57"/>
          </w:p>
          <w:p w14:paraId="1930121B" w14:textId="500FD156" w:rsidR="00907FB4" w:rsidRDefault="00907FB4" w:rsidP="00C668C7">
            <w:pPr>
              <w:jc w:val="center"/>
            </w:pPr>
          </w:p>
        </w:tc>
        <w:tc>
          <w:tcPr>
            <w:tcW w:w="4814" w:type="dxa"/>
          </w:tcPr>
          <w:p w14:paraId="611188E2" w14:textId="77777777" w:rsidR="007A2FCC" w:rsidRDefault="00907FB4" w:rsidP="007A2FCC">
            <w:pPr>
              <w:keepNext/>
              <w:jc w:val="center"/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5A6A07F1" wp14:editId="30BFA070">
                  <wp:extent cx="1674662" cy="3628390"/>
                  <wp:effectExtent l="0" t="0" r="1905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app4.jpe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8115" cy="3657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33465C" w14:textId="6D9F1115" w:rsidR="00907FB4" w:rsidRDefault="007A2FCC" w:rsidP="00D4000D">
            <w:pPr>
              <w:pStyle w:val="Legenda"/>
              <w:rPr>
                <w:sz w:val="18"/>
              </w:rPr>
            </w:pPr>
            <w:bookmarkStart w:id="58" w:name="_Toc46768639"/>
            <w:r>
              <w:t xml:space="preserve">Figura </w:t>
            </w:r>
            <w:r w:rsidR="003874EB">
              <w:rPr>
                <w:noProof/>
              </w:rPr>
              <w:fldChar w:fldCharType="begin"/>
            </w:r>
            <w:r w:rsidR="003874EB">
              <w:rPr>
                <w:noProof/>
              </w:rPr>
              <w:instrText xml:space="preserve"> SEQ Figura \* ARABIC </w:instrText>
            </w:r>
            <w:r w:rsidR="003874EB">
              <w:rPr>
                <w:noProof/>
              </w:rPr>
              <w:fldChar w:fldCharType="separate"/>
            </w:r>
            <w:r w:rsidR="00A4362E">
              <w:rPr>
                <w:noProof/>
              </w:rPr>
              <w:t>14</w:t>
            </w:r>
            <w:r w:rsidR="003874EB">
              <w:rPr>
                <w:noProof/>
              </w:rPr>
              <w:fldChar w:fldCharType="end"/>
            </w:r>
            <w:r w:rsidRPr="007A118A">
              <w:t xml:space="preserve">: </w:t>
            </w:r>
            <w:r>
              <w:t>Interface gráfica</w:t>
            </w:r>
            <w:r w:rsidRPr="007A118A">
              <w:t xml:space="preserve"> da alteração de cor do ícone menu</w:t>
            </w:r>
            <w:bookmarkEnd w:id="58"/>
          </w:p>
          <w:p w14:paraId="1E1F2C3D" w14:textId="0FC68224" w:rsidR="00907FB4" w:rsidRDefault="00907FB4" w:rsidP="00C668C7">
            <w:pPr>
              <w:jc w:val="center"/>
            </w:pPr>
          </w:p>
        </w:tc>
      </w:tr>
    </w:tbl>
    <w:p w14:paraId="2EF97A1F" w14:textId="77777777" w:rsidR="00907FB4" w:rsidRDefault="00907FB4" w:rsidP="00907FB4">
      <w:pPr>
        <w:jc w:val="left"/>
      </w:pPr>
    </w:p>
    <w:p w14:paraId="33CEB2E8" w14:textId="74C09E49" w:rsidR="00907FB4" w:rsidRDefault="00907FB4" w:rsidP="00907FB4">
      <w:pPr>
        <w:jc w:val="left"/>
      </w:pPr>
      <w:r>
        <w:t xml:space="preserve">Na figura </w:t>
      </w:r>
      <w:r w:rsidR="006B1DBF">
        <w:t>de código acima,</w:t>
      </w:r>
      <w:r>
        <w:t xml:space="preserve"> mostra-se o código </w:t>
      </w:r>
      <w:r w:rsidR="006B1DBF">
        <w:t>de</w:t>
      </w:r>
      <w:r>
        <w:t xml:space="preserve"> troca </w:t>
      </w:r>
      <w:r w:rsidR="006B1DBF">
        <w:t>d</w:t>
      </w:r>
      <w:r>
        <w:t>a cor do ícone. No quesito cor, o Flutter contém várias cores definidas, porém se não achar a ideal, t</w:t>
      </w:r>
      <w:r w:rsidR="008F21F8">
        <w:t xml:space="preserve">em a opção de inserir o código </w:t>
      </w:r>
      <w:r>
        <w:t>rgb</w:t>
      </w:r>
      <w:r w:rsidR="008F21F8">
        <w:t xml:space="preserve"> ou hexadecimal </w:t>
      </w:r>
      <w:r>
        <w:t>da cor requerida.</w:t>
      </w:r>
    </w:p>
    <w:p w14:paraId="1BB2383D" w14:textId="77777777" w:rsidR="00907FB4" w:rsidRDefault="00907FB4" w:rsidP="00907FB4">
      <w:pPr>
        <w:jc w:val="left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86"/>
        <w:gridCol w:w="2542"/>
      </w:tblGrid>
      <w:tr w:rsidR="00907FB4" w14:paraId="5DC21589" w14:textId="77777777" w:rsidTr="00C668C7">
        <w:tc>
          <w:tcPr>
            <w:tcW w:w="4814" w:type="dxa"/>
          </w:tcPr>
          <w:p w14:paraId="621FF7D0" w14:textId="77777777" w:rsidR="007A2FCC" w:rsidRDefault="00907FB4" w:rsidP="007A2FCC">
            <w:pPr>
              <w:keepNext/>
              <w:jc w:val="center"/>
            </w:pPr>
            <w:r>
              <w:rPr>
                <w:b/>
                <w:noProof/>
                <w:sz w:val="18"/>
                <w:lang w:eastAsia="pt-BR"/>
              </w:rPr>
              <w:lastRenderedPageBreak/>
              <w:drawing>
                <wp:inline distT="0" distB="0" distL="0" distR="0" wp14:anchorId="427AB424" wp14:editId="785D9F8B">
                  <wp:extent cx="4357688" cy="2286000"/>
                  <wp:effectExtent l="0" t="0" r="508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app5.5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3603" cy="2294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243A5A" w14:textId="1CD9A82C" w:rsidR="00907FB4" w:rsidRDefault="007A2FCC" w:rsidP="00D4000D">
            <w:pPr>
              <w:pStyle w:val="Legenda"/>
              <w:rPr>
                <w:sz w:val="18"/>
              </w:rPr>
            </w:pPr>
            <w:bookmarkStart w:id="59" w:name="_Toc46768640"/>
            <w:r>
              <w:t xml:space="preserve">Figura </w:t>
            </w:r>
            <w:r w:rsidR="003874EB">
              <w:rPr>
                <w:noProof/>
              </w:rPr>
              <w:fldChar w:fldCharType="begin"/>
            </w:r>
            <w:r w:rsidR="003874EB">
              <w:rPr>
                <w:noProof/>
              </w:rPr>
              <w:instrText xml:space="preserve"> SEQ Figura \* ARABIC </w:instrText>
            </w:r>
            <w:r w:rsidR="003874EB">
              <w:rPr>
                <w:noProof/>
              </w:rPr>
              <w:fldChar w:fldCharType="separate"/>
            </w:r>
            <w:r w:rsidR="00A4362E">
              <w:rPr>
                <w:noProof/>
              </w:rPr>
              <w:t>15</w:t>
            </w:r>
            <w:r w:rsidR="003874EB">
              <w:rPr>
                <w:noProof/>
              </w:rPr>
              <w:fldChar w:fldCharType="end"/>
            </w:r>
            <w:r w:rsidRPr="0066158D">
              <w:t>: Código de alteração do ícone</w:t>
            </w:r>
            <w:bookmarkEnd w:id="59"/>
          </w:p>
          <w:p w14:paraId="4BDF5F65" w14:textId="4DA3CFC4" w:rsidR="00907FB4" w:rsidRDefault="00907FB4" w:rsidP="00C668C7">
            <w:pPr>
              <w:jc w:val="center"/>
            </w:pPr>
          </w:p>
        </w:tc>
        <w:tc>
          <w:tcPr>
            <w:tcW w:w="4814" w:type="dxa"/>
          </w:tcPr>
          <w:p w14:paraId="3905FC98" w14:textId="77777777" w:rsidR="007A2FCC" w:rsidRDefault="00907FB4" w:rsidP="007A2FCC">
            <w:pPr>
              <w:keepNext/>
              <w:jc w:val="center"/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3ABE88DD" wp14:editId="3A955962">
                  <wp:extent cx="1178515" cy="2553419"/>
                  <wp:effectExtent l="0" t="0" r="3175" b="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app5.jpe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9870" cy="2578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5B7138" w14:textId="5099BBA2" w:rsidR="00907FB4" w:rsidRDefault="007A2FCC" w:rsidP="00D4000D">
            <w:pPr>
              <w:pStyle w:val="Legenda"/>
              <w:rPr>
                <w:sz w:val="18"/>
              </w:rPr>
            </w:pPr>
            <w:bookmarkStart w:id="60" w:name="_Toc46768641"/>
            <w:r>
              <w:t xml:space="preserve">Figura </w:t>
            </w:r>
            <w:r w:rsidR="003874EB">
              <w:rPr>
                <w:noProof/>
              </w:rPr>
              <w:fldChar w:fldCharType="begin"/>
            </w:r>
            <w:r w:rsidR="003874EB">
              <w:rPr>
                <w:noProof/>
              </w:rPr>
              <w:instrText xml:space="preserve"> SEQ Figura \* ARABIC </w:instrText>
            </w:r>
            <w:r w:rsidR="003874EB">
              <w:rPr>
                <w:noProof/>
              </w:rPr>
              <w:fldChar w:fldCharType="separate"/>
            </w:r>
            <w:r w:rsidR="00A4362E">
              <w:rPr>
                <w:noProof/>
              </w:rPr>
              <w:t>16</w:t>
            </w:r>
            <w:r w:rsidR="003874EB">
              <w:rPr>
                <w:noProof/>
              </w:rPr>
              <w:fldChar w:fldCharType="end"/>
            </w:r>
            <w:r w:rsidRPr="000C1B1A">
              <w:t xml:space="preserve">: </w:t>
            </w:r>
            <w:r>
              <w:t>Interface gráfica</w:t>
            </w:r>
            <w:r w:rsidRPr="000C1B1A">
              <w:t xml:space="preserve"> da alteração do ícone</w:t>
            </w:r>
            <w:bookmarkEnd w:id="60"/>
          </w:p>
          <w:p w14:paraId="76134EC7" w14:textId="779E6171" w:rsidR="00907FB4" w:rsidRDefault="00907FB4" w:rsidP="00C668C7">
            <w:pPr>
              <w:jc w:val="center"/>
            </w:pPr>
          </w:p>
        </w:tc>
      </w:tr>
    </w:tbl>
    <w:p w14:paraId="79C122AD" w14:textId="77777777" w:rsidR="00907FB4" w:rsidRDefault="00907FB4" w:rsidP="00907FB4">
      <w:pPr>
        <w:jc w:val="left"/>
      </w:pPr>
    </w:p>
    <w:p w14:paraId="015C34FF" w14:textId="5E71C4F8" w:rsidR="00907FB4" w:rsidRDefault="00907FB4" w:rsidP="00907FB4">
      <w:pPr>
        <w:jc w:val="left"/>
      </w:pPr>
      <w:r>
        <w:t xml:space="preserve">Na figura </w:t>
      </w:r>
      <w:r w:rsidR="00A1339F">
        <w:t xml:space="preserve">acima </w:t>
      </w:r>
      <w:r>
        <w:t xml:space="preserve">é exibida algumas das opções de ícones que começam com a letra </w:t>
      </w:r>
      <w:r w:rsidR="00A1339F">
        <w:t>“</w:t>
      </w:r>
      <w:r>
        <w:t>s</w:t>
      </w:r>
      <w:r w:rsidR="00A1339F">
        <w:t>”</w:t>
      </w:r>
      <w:r>
        <w:t xml:space="preserve">. No próprio site da ferramenta há todas as imagens dos ícones e seus nomes para poder </w:t>
      </w:r>
      <w:r w:rsidR="00A1339F">
        <w:t>ser inserido em aplicações</w:t>
      </w:r>
      <w:r>
        <w:t>.</w:t>
      </w:r>
    </w:p>
    <w:p w14:paraId="4969CEB6" w14:textId="77777777" w:rsidR="00907FB4" w:rsidRDefault="00907FB4" w:rsidP="00907FB4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558"/>
        <w:gridCol w:w="3070"/>
      </w:tblGrid>
      <w:tr w:rsidR="00907FB4" w14:paraId="14BDEBE9" w14:textId="77777777" w:rsidTr="00C668C7">
        <w:tc>
          <w:tcPr>
            <w:tcW w:w="4814" w:type="dxa"/>
          </w:tcPr>
          <w:p w14:paraId="5CDB740A" w14:textId="77777777" w:rsidR="007A2FCC" w:rsidRDefault="00907FB4" w:rsidP="007A2FCC">
            <w:pPr>
              <w:keepNext/>
              <w:jc w:val="center"/>
            </w:pPr>
            <w:r>
              <w:rPr>
                <w:b/>
                <w:noProof/>
                <w:sz w:val="18"/>
                <w:lang w:eastAsia="pt-BR"/>
              </w:rPr>
              <w:lastRenderedPageBreak/>
              <w:drawing>
                <wp:inline distT="0" distB="0" distL="0" distR="0" wp14:anchorId="0E92C8F1" wp14:editId="30336BD7">
                  <wp:extent cx="4027471" cy="2907102"/>
                  <wp:effectExtent l="0" t="0" r="0" b="762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pp6.6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8195" cy="2936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2BFF2C" w14:textId="4B27146E" w:rsidR="00907FB4" w:rsidRDefault="007A2FCC" w:rsidP="00D4000D">
            <w:pPr>
              <w:pStyle w:val="Legenda"/>
              <w:rPr>
                <w:sz w:val="18"/>
              </w:rPr>
            </w:pPr>
            <w:bookmarkStart w:id="61" w:name="_Toc46768642"/>
            <w:r>
              <w:t xml:space="preserve">Figura </w:t>
            </w:r>
            <w:r w:rsidR="003874EB">
              <w:rPr>
                <w:noProof/>
              </w:rPr>
              <w:fldChar w:fldCharType="begin"/>
            </w:r>
            <w:r w:rsidR="003874EB">
              <w:rPr>
                <w:noProof/>
              </w:rPr>
              <w:instrText xml:space="preserve"> SEQ Figura \* ARABIC </w:instrText>
            </w:r>
            <w:r w:rsidR="003874EB">
              <w:rPr>
                <w:noProof/>
              </w:rPr>
              <w:fldChar w:fldCharType="separate"/>
            </w:r>
            <w:r w:rsidR="00A4362E">
              <w:rPr>
                <w:noProof/>
              </w:rPr>
              <w:t>17</w:t>
            </w:r>
            <w:r w:rsidR="003874EB">
              <w:rPr>
                <w:noProof/>
              </w:rPr>
              <w:fldChar w:fldCharType="end"/>
            </w:r>
            <w:r w:rsidRPr="00C21A1B">
              <w:t>: Código da chamada de função de campo de texto</w:t>
            </w:r>
            <w:bookmarkEnd w:id="61"/>
          </w:p>
          <w:p w14:paraId="61E9253B" w14:textId="30598158" w:rsidR="00907FB4" w:rsidRDefault="00907FB4" w:rsidP="00C668C7">
            <w:pPr>
              <w:jc w:val="center"/>
            </w:pPr>
          </w:p>
        </w:tc>
        <w:tc>
          <w:tcPr>
            <w:tcW w:w="4814" w:type="dxa"/>
          </w:tcPr>
          <w:p w14:paraId="744E9E19" w14:textId="77777777" w:rsidR="007A2FCC" w:rsidRDefault="00907FB4" w:rsidP="007A2FCC">
            <w:pPr>
              <w:keepNext/>
              <w:jc w:val="center"/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3FBCE9FA" wp14:editId="4D68F19D">
                  <wp:extent cx="1340401" cy="2904170"/>
                  <wp:effectExtent l="0" t="0" r="0" b="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app6.jpe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488" cy="2941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463827" w14:textId="06BCD757" w:rsidR="00907FB4" w:rsidRDefault="007A2FCC" w:rsidP="00D4000D">
            <w:pPr>
              <w:pStyle w:val="Legenda"/>
              <w:rPr>
                <w:sz w:val="18"/>
              </w:rPr>
            </w:pPr>
            <w:bookmarkStart w:id="62" w:name="_Toc46768643"/>
            <w:r>
              <w:t xml:space="preserve">Figura </w:t>
            </w:r>
            <w:r w:rsidR="003874EB">
              <w:rPr>
                <w:noProof/>
              </w:rPr>
              <w:fldChar w:fldCharType="begin"/>
            </w:r>
            <w:r w:rsidR="003874EB">
              <w:rPr>
                <w:noProof/>
              </w:rPr>
              <w:instrText xml:space="preserve"> SEQ Figura \* ARABIC </w:instrText>
            </w:r>
            <w:r w:rsidR="003874EB">
              <w:rPr>
                <w:noProof/>
              </w:rPr>
              <w:fldChar w:fldCharType="separate"/>
            </w:r>
            <w:r w:rsidR="00A4362E">
              <w:rPr>
                <w:noProof/>
              </w:rPr>
              <w:t>18</w:t>
            </w:r>
            <w:r w:rsidR="003874EB">
              <w:rPr>
                <w:noProof/>
              </w:rPr>
              <w:fldChar w:fldCharType="end"/>
            </w:r>
            <w:r w:rsidRPr="00332886">
              <w:t xml:space="preserve">: </w:t>
            </w:r>
            <w:r>
              <w:t>Interface gráfica</w:t>
            </w:r>
            <w:r w:rsidRPr="00332886">
              <w:t xml:space="preserve"> da inserção do campo de texto</w:t>
            </w:r>
            <w:bookmarkEnd w:id="62"/>
          </w:p>
          <w:p w14:paraId="48E50357" w14:textId="71F6C012" w:rsidR="00907FB4" w:rsidRDefault="00907FB4" w:rsidP="00C668C7">
            <w:pPr>
              <w:jc w:val="center"/>
            </w:pPr>
          </w:p>
        </w:tc>
      </w:tr>
    </w:tbl>
    <w:p w14:paraId="5510122D" w14:textId="77777777" w:rsidR="00907FB4" w:rsidRDefault="00907FB4" w:rsidP="00907FB4"/>
    <w:p w14:paraId="64961B97" w14:textId="547ADE31" w:rsidR="00907FB4" w:rsidRDefault="00907FB4" w:rsidP="00907FB4">
      <w:r>
        <w:t xml:space="preserve">Para inserir uma caixa de texto, foi chamado uma função com o parâmetro do tipo texto e que retorna um </w:t>
      </w:r>
      <w:r>
        <w:rPr>
          <w:i/>
        </w:rPr>
        <w:t>Widget</w:t>
      </w:r>
      <w:r>
        <w:t xml:space="preserve"> </w:t>
      </w:r>
      <w:r w:rsidRPr="00A30BB4">
        <w:rPr>
          <w:i/>
        </w:rPr>
        <w:t>TextField</w:t>
      </w:r>
      <w:r>
        <w:t xml:space="preserve"> que é o que foi </w:t>
      </w:r>
      <w:ins w:id="63" w:author="Almir Camolesi" w:date="2020-08-13T11:47:00Z">
        <w:r w:rsidR="00923AD0">
          <w:t xml:space="preserve">ilustrado </w:t>
        </w:r>
      </w:ins>
      <w:del w:id="64" w:author="Almir Camolesi" w:date="2020-08-13T11:47:00Z">
        <w:r w:rsidDel="00923AD0">
          <w:delText xml:space="preserve">mostrado </w:delText>
        </w:r>
      </w:del>
      <w:r>
        <w:t>na</w:t>
      </w:r>
      <w:r w:rsidR="00DC7149">
        <w:t>s</w:t>
      </w:r>
      <w:r>
        <w:t xml:space="preserve"> figura</w:t>
      </w:r>
      <w:r w:rsidR="00DC7149">
        <w:t>s</w:t>
      </w:r>
      <w:r>
        <w:t xml:space="preserve"> </w:t>
      </w:r>
      <w:r w:rsidR="00DC7149">
        <w:t>acima</w:t>
      </w:r>
      <w:r>
        <w:t xml:space="preserve">. </w:t>
      </w:r>
    </w:p>
    <w:p w14:paraId="6DAD687D" w14:textId="77777777" w:rsidR="00907FB4" w:rsidRPr="00A30BB4" w:rsidRDefault="00907FB4" w:rsidP="00907FB4"/>
    <w:p w14:paraId="42E40364" w14:textId="77777777" w:rsidR="007A2FCC" w:rsidRDefault="00907FB4" w:rsidP="007A2FCC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4E09ED0D" wp14:editId="6DD7DD78">
            <wp:extent cx="3838095" cy="1180952"/>
            <wp:effectExtent l="0" t="0" r="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unção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6E2F" w14:textId="20DF3712" w:rsidR="00907FB4" w:rsidRDefault="007A2FCC" w:rsidP="00D4000D">
      <w:pPr>
        <w:pStyle w:val="Legenda"/>
      </w:pPr>
      <w:bookmarkStart w:id="65" w:name="_Toc46768644"/>
      <w:r>
        <w:t xml:space="preserve">Figura </w:t>
      </w:r>
      <w:r w:rsidR="003874EB">
        <w:rPr>
          <w:noProof/>
        </w:rPr>
        <w:fldChar w:fldCharType="begin"/>
      </w:r>
      <w:r w:rsidR="003874EB">
        <w:rPr>
          <w:noProof/>
        </w:rPr>
        <w:instrText xml:space="preserve"> SEQ Figura \* ARABIC </w:instrText>
      </w:r>
      <w:r w:rsidR="003874EB">
        <w:rPr>
          <w:noProof/>
        </w:rPr>
        <w:fldChar w:fldCharType="separate"/>
      </w:r>
      <w:r w:rsidR="00A4362E">
        <w:rPr>
          <w:noProof/>
        </w:rPr>
        <w:t>19</w:t>
      </w:r>
      <w:r w:rsidR="003874EB">
        <w:rPr>
          <w:noProof/>
        </w:rPr>
        <w:fldChar w:fldCharType="end"/>
      </w:r>
      <w:r w:rsidRPr="00E71BEC">
        <w:t>: Código da função para inserir campo de texto</w:t>
      </w:r>
      <w:bookmarkEnd w:id="65"/>
    </w:p>
    <w:p w14:paraId="49A013FC" w14:textId="77777777" w:rsidR="007A2FCC" w:rsidRPr="007A2FCC" w:rsidRDefault="007A2FCC" w:rsidP="007A2FCC"/>
    <w:p w14:paraId="3D605F49" w14:textId="77777777" w:rsidR="00907FB4" w:rsidRPr="009A5534" w:rsidRDefault="00907FB4" w:rsidP="00907FB4">
      <w:pPr>
        <w:jc w:val="left"/>
      </w:pPr>
      <w:r>
        <w:t xml:space="preserve">Na função </w:t>
      </w:r>
      <w:r w:rsidRPr="00434F5B">
        <w:rPr>
          <w:b/>
        </w:rPr>
        <w:t>retornaTextField</w:t>
      </w:r>
      <w:r>
        <w:t xml:space="preserve"> é rotornado um </w:t>
      </w:r>
      <w:r>
        <w:rPr>
          <w:i/>
        </w:rPr>
        <w:t>Widget</w:t>
      </w:r>
      <w:r w:rsidRPr="00F45CAE">
        <w:rPr>
          <w:i/>
        </w:rPr>
        <w:t xml:space="preserve"> TextField</w:t>
      </w:r>
      <w:r>
        <w:t xml:space="preserve">. Dentro desse </w:t>
      </w:r>
      <w:r>
        <w:rPr>
          <w:i/>
        </w:rPr>
        <w:t>Widget</w:t>
      </w:r>
      <w:r>
        <w:t xml:space="preserve"> é inserido uma decoração de dica de texto, com finalidade de auxiliar o usuário a saber o que inserir no campo.</w:t>
      </w:r>
    </w:p>
    <w:p w14:paraId="35344591" w14:textId="77777777" w:rsidR="00907FB4" w:rsidRDefault="00907FB4" w:rsidP="00907FB4">
      <w:pPr>
        <w:jc w:val="center"/>
        <w:rPr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116"/>
        <w:gridCol w:w="2512"/>
      </w:tblGrid>
      <w:tr w:rsidR="00907FB4" w14:paraId="0E93F4FC" w14:textId="77777777" w:rsidTr="00C668C7">
        <w:tc>
          <w:tcPr>
            <w:tcW w:w="4814" w:type="dxa"/>
          </w:tcPr>
          <w:p w14:paraId="237E1C74" w14:textId="77777777" w:rsidR="00E127E8" w:rsidRDefault="00907FB4" w:rsidP="00E127E8">
            <w:pPr>
              <w:keepNext/>
              <w:jc w:val="center"/>
            </w:pPr>
            <w:r>
              <w:rPr>
                <w:b/>
                <w:noProof/>
                <w:sz w:val="18"/>
                <w:lang w:eastAsia="pt-BR"/>
              </w:rPr>
              <w:lastRenderedPageBreak/>
              <w:drawing>
                <wp:inline distT="0" distB="0" distL="0" distR="0" wp14:anchorId="0D5824F4" wp14:editId="098E6EE6">
                  <wp:extent cx="4380952" cy="2590476"/>
                  <wp:effectExtent l="0" t="0" r="635" b="635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app7.7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952" cy="25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5DA18B" w14:textId="31346915" w:rsidR="00907FB4" w:rsidRDefault="00E127E8" w:rsidP="00D4000D">
            <w:pPr>
              <w:pStyle w:val="Legenda"/>
              <w:rPr>
                <w:sz w:val="18"/>
              </w:rPr>
            </w:pPr>
            <w:bookmarkStart w:id="66" w:name="_Toc46768645"/>
            <w:r>
              <w:t xml:space="preserve">Figura </w:t>
            </w:r>
            <w:r w:rsidR="003874EB">
              <w:rPr>
                <w:noProof/>
              </w:rPr>
              <w:fldChar w:fldCharType="begin"/>
            </w:r>
            <w:r w:rsidR="003874EB">
              <w:rPr>
                <w:noProof/>
              </w:rPr>
              <w:instrText xml:space="preserve"> SEQ Figura \* ARABIC </w:instrText>
            </w:r>
            <w:r w:rsidR="003874EB">
              <w:rPr>
                <w:noProof/>
              </w:rPr>
              <w:fldChar w:fldCharType="separate"/>
            </w:r>
            <w:r w:rsidR="00A4362E">
              <w:rPr>
                <w:noProof/>
              </w:rPr>
              <w:t>20</w:t>
            </w:r>
            <w:r w:rsidR="003874EB">
              <w:rPr>
                <w:noProof/>
              </w:rPr>
              <w:fldChar w:fldCharType="end"/>
            </w:r>
            <w:r w:rsidRPr="009111A3">
              <w:t>: Código da inserção do botão flutuante</w:t>
            </w:r>
            <w:bookmarkEnd w:id="66"/>
          </w:p>
          <w:p w14:paraId="700B317A" w14:textId="1A3FCC68" w:rsidR="00907FB4" w:rsidRDefault="00907FB4" w:rsidP="00C668C7">
            <w:pPr>
              <w:jc w:val="center"/>
            </w:pPr>
          </w:p>
        </w:tc>
        <w:tc>
          <w:tcPr>
            <w:tcW w:w="4814" w:type="dxa"/>
          </w:tcPr>
          <w:p w14:paraId="470CC51D" w14:textId="77777777" w:rsidR="00E127E8" w:rsidRDefault="00907FB4" w:rsidP="00E127E8">
            <w:pPr>
              <w:keepNext/>
              <w:jc w:val="center"/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38412142" wp14:editId="35A5A131">
                  <wp:extent cx="1391720" cy="3015356"/>
                  <wp:effectExtent l="0" t="0" r="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app7.jpe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9191" cy="3031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76094E" w14:textId="21AF213A" w:rsidR="00907FB4" w:rsidRDefault="00E127E8" w:rsidP="00D4000D">
            <w:pPr>
              <w:pStyle w:val="Legenda"/>
              <w:rPr>
                <w:sz w:val="18"/>
              </w:rPr>
            </w:pPr>
            <w:bookmarkStart w:id="67" w:name="_Toc46768646"/>
            <w:r>
              <w:t xml:space="preserve">Figura </w:t>
            </w:r>
            <w:r w:rsidR="003874EB">
              <w:rPr>
                <w:noProof/>
              </w:rPr>
              <w:fldChar w:fldCharType="begin"/>
            </w:r>
            <w:r w:rsidR="003874EB">
              <w:rPr>
                <w:noProof/>
              </w:rPr>
              <w:instrText xml:space="preserve"> SEQ Figura \* ARABIC </w:instrText>
            </w:r>
            <w:r w:rsidR="003874EB">
              <w:rPr>
                <w:noProof/>
              </w:rPr>
              <w:fldChar w:fldCharType="separate"/>
            </w:r>
            <w:r w:rsidR="00A4362E">
              <w:rPr>
                <w:noProof/>
              </w:rPr>
              <w:t>21</w:t>
            </w:r>
            <w:r w:rsidR="003874EB">
              <w:rPr>
                <w:noProof/>
              </w:rPr>
              <w:fldChar w:fldCharType="end"/>
            </w:r>
            <w:r w:rsidRPr="00002104">
              <w:t xml:space="preserve">: </w:t>
            </w:r>
            <w:r>
              <w:t>Interface gráfica</w:t>
            </w:r>
            <w:r w:rsidRPr="00002104">
              <w:t xml:space="preserve"> da inserção do botão flutuante</w:t>
            </w:r>
            <w:bookmarkEnd w:id="67"/>
          </w:p>
          <w:p w14:paraId="634FFC6E" w14:textId="58AF23E9" w:rsidR="00907FB4" w:rsidRDefault="00907FB4" w:rsidP="00C668C7">
            <w:pPr>
              <w:jc w:val="center"/>
            </w:pPr>
          </w:p>
        </w:tc>
      </w:tr>
    </w:tbl>
    <w:p w14:paraId="5D2A2609" w14:textId="77777777" w:rsidR="00907FB4" w:rsidRDefault="00907FB4" w:rsidP="00907FB4">
      <w:pPr>
        <w:jc w:val="left"/>
        <w:rPr>
          <w:sz w:val="36"/>
        </w:rPr>
      </w:pPr>
    </w:p>
    <w:p w14:paraId="350213D7" w14:textId="77777777" w:rsidR="00907FB4" w:rsidRPr="007B61CE" w:rsidRDefault="00907FB4" w:rsidP="00907FB4">
      <w:pPr>
        <w:jc w:val="left"/>
      </w:pPr>
      <w:r w:rsidRPr="007B61CE">
        <w:t xml:space="preserve">Com o intuito de deixar um botão padronizado na tela, foi criado um botão </w:t>
      </w:r>
      <w:r>
        <w:t>flutuante</w:t>
      </w:r>
      <w:r w:rsidRPr="007B61CE">
        <w:t xml:space="preserve"> que independentemente do tamanho da tela e de informações</w:t>
      </w:r>
      <w:r>
        <w:t xml:space="preserve"> que</w:t>
      </w:r>
      <w:r w:rsidRPr="007B61CE">
        <w:t xml:space="preserve"> nela</w:t>
      </w:r>
      <w:r>
        <w:t xml:space="preserve"> contém ele sempre ficará fixo. O botão poderá ficar no lado direito, esquerdo ou centro, com qualquer ícone de qualquer cor.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315"/>
        <w:gridCol w:w="3313"/>
      </w:tblGrid>
      <w:tr w:rsidR="00907FB4" w14:paraId="79F2A246" w14:textId="77777777" w:rsidTr="00C668C7">
        <w:tc>
          <w:tcPr>
            <w:tcW w:w="4814" w:type="dxa"/>
          </w:tcPr>
          <w:p w14:paraId="6661017B" w14:textId="77777777" w:rsidR="00430695" w:rsidRDefault="00907FB4" w:rsidP="00430695">
            <w:pPr>
              <w:keepNext/>
              <w:jc w:val="center"/>
            </w:pPr>
            <w:r>
              <w:rPr>
                <w:b/>
                <w:noProof/>
                <w:sz w:val="18"/>
                <w:lang w:eastAsia="pt-BR"/>
              </w:rPr>
              <w:lastRenderedPageBreak/>
              <w:drawing>
                <wp:inline distT="0" distB="0" distL="0" distR="0" wp14:anchorId="2E25A1D4" wp14:editId="74BE115D">
                  <wp:extent cx="3873261" cy="3706310"/>
                  <wp:effectExtent l="0" t="0" r="0" b="889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app8.8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0143" cy="3712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C00084" w14:textId="5803ABF8" w:rsidR="00907FB4" w:rsidRDefault="00430695" w:rsidP="00D4000D">
            <w:pPr>
              <w:pStyle w:val="Legenda"/>
              <w:rPr>
                <w:sz w:val="18"/>
              </w:rPr>
            </w:pPr>
            <w:bookmarkStart w:id="68" w:name="_Toc46768647"/>
            <w:r>
              <w:t xml:space="preserve">Figura </w:t>
            </w:r>
            <w:r w:rsidR="003874EB">
              <w:rPr>
                <w:noProof/>
              </w:rPr>
              <w:fldChar w:fldCharType="begin"/>
            </w:r>
            <w:r w:rsidR="003874EB">
              <w:rPr>
                <w:noProof/>
              </w:rPr>
              <w:instrText xml:space="preserve"> SEQ Figura \* ARABIC </w:instrText>
            </w:r>
            <w:r w:rsidR="003874EB">
              <w:rPr>
                <w:noProof/>
              </w:rPr>
              <w:fldChar w:fldCharType="separate"/>
            </w:r>
            <w:r w:rsidR="00A4362E">
              <w:rPr>
                <w:noProof/>
              </w:rPr>
              <w:t>22</w:t>
            </w:r>
            <w:r w:rsidR="003874EB">
              <w:rPr>
                <w:noProof/>
              </w:rPr>
              <w:fldChar w:fldCharType="end"/>
            </w:r>
            <w:r w:rsidRPr="00B43DDF">
              <w:t>: Código da inserção da barra inferior de navegação</w:t>
            </w:r>
            <w:bookmarkEnd w:id="68"/>
          </w:p>
          <w:p w14:paraId="7FE08085" w14:textId="13D8C2CB" w:rsidR="00907FB4" w:rsidRDefault="00907FB4" w:rsidP="00C668C7">
            <w:pPr>
              <w:jc w:val="center"/>
            </w:pPr>
          </w:p>
        </w:tc>
        <w:tc>
          <w:tcPr>
            <w:tcW w:w="4814" w:type="dxa"/>
          </w:tcPr>
          <w:p w14:paraId="08C5780E" w14:textId="77777777" w:rsidR="00430695" w:rsidRDefault="00907FB4" w:rsidP="00430695">
            <w:pPr>
              <w:keepNext/>
              <w:jc w:val="center"/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3AAD0456" wp14:editId="1A8C3248">
                  <wp:extent cx="1497032" cy="3243532"/>
                  <wp:effectExtent l="0" t="0" r="8255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app8.jpe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896" cy="32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AF73D6" w14:textId="227EC54E" w:rsidR="00907FB4" w:rsidRDefault="00430695" w:rsidP="00D4000D">
            <w:pPr>
              <w:pStyle w:val="Legenda"/>
              <w:rPr>
                <w:sz w:val="18"/>
              </w:rPr>
            </w:pPr>
            <w:bookmarkStart w:id="69" w:name="_Toc46768648"/>
            <w:r>
              <w:t xml:space="preserve">Figura </w:t>
            </w:r>
            <w:r w:rsidR="003874EB">
              <w:rPr>
                <w:noProof/>
              </w:rPr>
              <w:fldChar w:fldCharType="begin"/>
            </w:r>
            <w:r w:rsidR="003874EB">
              <w:rPr>
                <w:noProof/>
              </w:rPr>
              <w:instrText xml:space="preserve"> SEQ Figura \* ARABIC </w:instrText>
            </w:r>
            <w:r w:rsidR="003874EB">
              <w:rPr>
                <w:noProof/>
              </w:rPr>
              <w:fldChar w:fldCharType="separate"/>
            </w:r>
            <w:r w:rsidR="00A4362E">
              <w:rPr>
                <w:noProof/>
              </w:rPr>
              <w:t>23</w:t>
            </w:r>
            <w:r w:rsidR="003874EB">
              <w:rPr>
                <w:noProof/>
              </w:rPr>
              <w:fldChar w:fldCharType="end"/>
            </w:r>
            <w:r w:rsidRPr="004D3931">
              <w:t xml:space="preserve">: </w:t>
            </w:r>
            <w:r>
              <w:t>Interface gráfica</w:t>
            </w:r>
            <w:r w:rsidRPr="004D3931">
              <w:t xml:space="preserve"> da inserção da barra inferior de navegação</w:t>
            </w:r>
            <w:bookmarkEnd w:id="69"/>
          </w:p>
          <w:p w14:paraId="7FFBCCF4" w14:textId="6408A926" w:rsidR="00907FB4" w:rsidRDefault="00907FB4" w:rsidP="00C668C7">
            <w:pPr>
              <w:jc w:val="center"/>
            </w:pPr>
          </w:p>
        </w:tc>
      </w:tr>
    </w:tbl>
    <w:p w14:paraId="6C485E86" w14:textId="77777777" w:rsidR="00907FB4" w:rsidRDefault="00907FB4" w:rsidP="00907FB4">
      <w:pPr>
        <w:jc w:val="left"/>
        <w:rPr>
          <w:sz w:val="36"/>
        </w:rPr>
      </w:pPr>
    </w:p>
    <w:p w14:paraId="2F5F27B4" w14:textId="20B69AF0" w:rsidR="00907FB4" w:rsidRPr="00BC079A" w:rsidRDefault="00907FB4" w:rsidP="00907FB4">
      <w:pPr>
        <w:jc w:val="left"/>
      </w:pPr>
      <w:r w:rsidRPr="00BC079A">
        <w:t>Para deixar o aplicativo de exibição mais elegante, foi inserido</w:t>
      </w:r>
      <w:r>
        <w:t xml:space="preserve"> como mostra na</w:t>
      </w:r>
      <w:r w:rsidR="00D90A04">
        <w:t>s</w:t>
      </w:r>
      <w:r>
        <w:t xml:space="preserve"> figura</w:t>
      </w:r>
      <w:r w:rsidR="00D90A04">
        <w:t>s</w:t>
      </w:r>
      <w:r>
        <w:t xml:space="preserve"> </w:t>
      </w:r>
      <w:r w:rsidR="00D90A04">
        <w:t>acima</w:t>
      </w:r>
      <w:r w:rsidRPr="00BC079A">
        <w:t xml:space="preserve"> uma barra de navegação inferior, nela poderá também existir ícones e funcionalidades, porém com a inserção dessa barra o botão acabou subindo e ficando um pouco </w:t>
      </w:r>
      <w:r>
        <w:t>deslocado</w:t>
      </w:r>
      <w:r w:rsidRPr="00BC079A">
        <w:t xml:space="preserve">, isso </w:t>
      </w:r>
      <w:r>
        <w:t xml:space="preserve">tem resolução e </w:t>
      </w:r>
      <w:r w:rsidRPr="00BC079A">
        <w:t xml:space="preserve">será </w:t>
      </w:r>
      <w:r>
        <w:t>exibido na próxima imagem.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336"/>
        <w:gridCol w:w="3292"/>
      </w:tblGrid>
      <w:tr w:rsidR="00907FB4" w14:paraId="0C4A337C" w14:textId="77777777" w:rsidTr="00C668C7">
        <w:tc>
          <w:tcPr>
            <w:tcW w:w="4814" w:type="dxa"/>
          </w:tcPr>
          <w:p w14:paraId="262D3FF4" w14:textId="77777777" w:rsidR="00720D9B" w:rsidRDefault="00907FB4" w:rsidP="00720D9B">
            <w:pPr>
              <w:keepNext/>
              <w:jc w:val="center"/>
            </w:pPr>
            <w:r>
              <w:rPr>
                <w:b/>
                <w:noProof/>
                <w:sz w:val="18"/>
                <w:lang w:eastAsia="pt-BR"/>
              </w:rPr>
              <w:lastRenderedPageBreak/>
              <w:drawing>
                <wp:inline distT="0" distB="0" distL="0" distR="0" wp14:anchorId="0F71C23C" wp14:editId="1A35359E">
                  <wp:extent cx="3884579" cy="2355011"/>
                  <wp:effectExtent l="0" t="0" r="1905" b="762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app10.1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0540" cy="235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82E2F4" w14:textId="1779BF6E" w:rsidR="00907FB4" w:rsidRDefault="00720D9B" w:rsidP="00D4000D">
            <w:pPr>
              <w:pStyle w:val="Legenda"/>
              <w:rPr>
                <w:sz w:val="18"/>
              </w:rPr>
            </w:pPr>
            <w:bookmarkStart w:id="70" w:name="_Toc46768649"/>
            <w:r>
              <w:t xml:space="preserve">Figura </w:t>
            </w:r>
            <w:r w:rsidR="003874EB">
              <w:rPr>
                <w:noProof/>
              </w:rPr>
              <w:fldChar w:fldCharType="begin"/>
            </w:r>
            <w:r w:rsidR="003874EB">
              <w:rPr>
                <w:noProof/>
              </w:rPr>
              <w:instrText xml:space="preserve"> SEQ Figura \* ARABIC </w:instrText>
            </w:r>
            <w:r w:rsidR="003874EB">
              <w:rPr>
                <w:noProof/>
              </w:rPr>
              <w:fldChar w:fldCharType="separate"/>
            </w:r>
            <w:r w:rsidR="00A4362E">
              <w:rPr>
                <w:noProof/>
              </w:rPr>
              <w:t>24</w:t>
            </w:r>
            <w:r w:rsidR="003874EB">
              <w:rPr>
                <w:noProof/>
              </w:rPr>
              <w:fldChar w:fldCharType="end"/>
            </w:r>
            <w:r w:rsidRPr="00CA76CD">
              <w:t>: Código da ancoragem do botão com a barra de navegação</w:t>
            </w:r>
            <w:bookmarkEnd w:id="70"/>
          </w:p>
          <w:p w14:paraId="68499E2E" w14:textId="7252C138" w:rsidR="00907FB4" w:rsidRDefault="00907FB4" w:rsidP="00C668C7">
            <w:pPr>
              <w:jc w:val="center"/>
            </w:pPr>
          </w:p>
        </w:tc>
        <w:tc>
          <w:tcPr>
            <w:tcW w:w="4814" w:type="dxa"/>
          </w:tcPr>
          <w:p w14:paraId="7977EF37" w14:textId="77777777" w:rsidR="00720D9B" w:rsidRDefault="00907FB4" w:rsidP="00720D9B">
            <w:pPr>
              <w:keepNext/>
              <w:jc w:val="center"/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06569C42" wp14:editId="43B549BF">
                  <wp:extent cx="1360552" cy="2947829"/>
                  <wp:effectExtent l="0" t="0" r="0" b="508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app10.jpe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0156" cy="2968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462825" w14:textId="65AD0624" w:rsidR="00907FB4" w:rsidRDefault="00720D9B" w:rsidP="00D4000D">
            <w:pPr>
              <w:pStyle w:val="Legenda"/>
              <w:rPr>
                <w:sz w:val="18"/>
              </w:rPr>
            </w:pPr>
            <w:bookmarkStart w:id="71" w:name="_Toc46768650"/>
            <w:r>
              <w:t xml:space="preserve">Figura </w:t>
            </w:r>
            <w:r w:rsidR="003874EB">
              <w:rPr>
                <w:noProof/>
              </w:rPr>
              <w:fldChar w:fldCharType="begin"/>
            </w:r>
            <w:r w:rsidR="003874EB">
              <w:rPr>
                <w:noProof/>
              </w:rPr>
              <w:instrText xml:space="preserve"> SEQ Figura \* ARABIC </w:instrText>
            </w:r>
            <w:r w:rsidR="003874EB">
              <w:rPr>
                <w:noProof/>
              </w:rPr>
              <w:fldChar w:fldCharType="separate"/>
            </w:r>
            <w:r w:rsidR="00A4362E">
              <w:rPr>
                <w:noProof/>
              </w:rPr>
              <w:t>25</w:t>
            </w:r>
            <w:r w:rsidR="003874EB">
              <w:rPr>
                <w:noProof/>
              </w:rPr>
              <w:fldChar w:fldCharType="end"/>
            </w:r>
            <w:r w:rsidRPr="00C66E1B">
              <w:t xml:space="preserve">: </w:t>
            </w:r>
            <w:r>
              <w:t xml:space="preserve">Interface gráfica </w:t>
            </w:r>
            <w:r w:rsidRPr="00C66E1B">
              <w:t>da ancoragem do botão com a barra de navegação</w:t>
            </w:r>
            <w:bookmarkEnd w:id="71"/>
          </w:p>
          <w:p w14:paraId="7D7F00AF" w14:textId="63086992" w:rsidR="00907FB4" w:rsidRDefault="00907FB4" w:rsidP="00C668C7">
            <w:pPr>
              <w:jc w:val="center"/>
            </w:pPr>
          </w:p>
        </w:tc>
      </w:tr>
    </w:tbl>
    <w:p w14:paraId="15A5E3E8" w14:textId="77777777" w:rsidR="00907FB4" w:rsidRDefault="00907FB4" w:rsidP="00907FB4">
      <w:pPr>
        <w:jc w:val="center"/>
        <w:rPr>
          <w:sz w:val="36"/>
        </w:rPr>
      </w:pPr>
    </w:p>
    <w:p w14:paraId="1824F62D" w14:textId="77777777" w:rsidR="00907FB4" w:rsidRDefault="00907FB4" w:rsidP="00907FB4">
      <w:pPr>
        <w:jc w:val="left"/>
      </w:pPr>
      <w:r w:rsidRPr="00D27A5D">
        <w:t xml:space="preserve">Para finalizar o aplicativo de exibição, foi resolvido o problema da barra inferior com o botão flutuante fazendo a chamada do </w:t>
      </w:r>
      <w:r w:rsidRPr="00434F5B">
        <w:rPr>
          <w:i/>
        </w:rPr>
        <w:t>FloatingActionByttonLocation</w:t>
      </w:r>
      <w:r w:rsidRPr="00D27A5D">
        <w:t xml:space="preserve"> e chamando o </w:t>
      </w:r>
      <w:r w:rsidRPr="00434F5B">
        <w:rPr>
          <w:b/>
        </w:rPr>
        <w:t>centerDocked</w:t>
      </w:r>
      <w:r w:rsidRPr="00D27A5D">
        <w:t xml:space="preserve"> para </w:t>
      </w:r>
      <w:r>
        <w:t>se</w:t>
      </w:r>
      <w:r w:rsidRPr="00D27A5D">
        <w:t xml:space="preserve"> misturar com a barra inferior.</w:t>
      </w:r>
    </w:p>
    <w:p w14:paraId="5D04ED58" w14:textId="1979ECD7" w:rsidR="00907FB4" w:rsidRDefault="00907FB4" w:rsidP="00907FB4">
      <w:pPr>
        <w:jc w:val="left"/>
      </w:pPr>
      <w:r>
        <w:t xml:space="preserve">O desenvolvimento dessa simples tela foi </w:t>
      </w:r>
      <w:r w:rsidR="00C51938">
        <w:t>feito</w:t>
      </w:r>
      <w:r>
        <w:t xml:space="preserve"> em 5 minutos e 49 segundos. Percebe-se a alta velocidade de desenvolvimento da ferramenta Flutter para uma tela simples de inserção de dados. Acredita-se que com pouco aprendizado qualquer pessoa que tem o mínimo de conceito poderá fazer o aplicativo sem nenhum problema.</w:t>
      </w:r>
    </w:p>
    <w:p w14:paraId="32642415" w14:textId="77777777" w:rsidR="00907FB4" w:rsidRPr="00844600" w:rsidRDefault="00907FB4" w:rsidP="00844600"/>
    <w:p w14:paraId="0495FE67" w14:textId="77777777" w:rsidR="00BB6784" w:rsidRDefault="00BB6784" w:rsidP="00BB6784"/>
    <w:p w14:paraId="094D6500" w14:textId="77777777" w:rsidR="00BB6784" w:rsidRDefault="00BB6784" w:rsidP="00BB6784"/>
    <w:p w14:paraId="79287196" w14:textId="77777777" w:rsidR="00BB6784" w:rsidRPr="00BB6784" w:rsidRDefault="00BB6784" w:rsidP="00BB6784"/>
    <w:p w14:paraId="6E9959E1" w14:textId="77777777" w:rsidR="00C668C7" w:rsidRDefault="00C668C7" w:rsidP="00C668C7">
      <w:pPr>
        <w:pStyle w:val="Ttulo1"/>
      </w:pPr>
      <w:bookmarkStart w:id="72" w:name="_Toc46768688"/>
      <w:r w:rsidRPr="00C668C7">
        <w:lastRenderedPageBreak/>
        <w:t>CONCEITOS E TECNOLOGIAS COMPLEMENTARES UTILIZADAS NO TRABALHO</w:t>
      </w:r>
      <w:bookmarkEnd w:id="72"/>
    </w:p>
    <w:p w14:paraId="552CD3C7" w14:textId="446E7F3D" w:rsidR="00C668C7" w:rsidRDefault="00C668C7" w:rsidP="00C668C7">
      <w:r>
        <w:t xml:space="preserve">Nessa </w:t>
      </w:r>
      <w:r w:rsidR="00794623">
        <w:t>seção</w:t>
      </w:r>
      <w:r>
        <w:t xml:space="preserve"> será explanada sobre as tecnologias que foram utilizadas para desenvolver esse trabalho por completo.</w:t>
      </w:r>
    </w:p>
    <w:p w14:paraId="33C54D70" w14:textId="77777777" w:rsidR="00C668C7" w:rsidRDefault="00C668C7" w:rsidP="00C668C7">
      <w:r>
        <w:t xml:space="preserve">A principal tecnologia estudada é o Flutter, que contém a linguagem de programação Dart, pois trata-se de uma linguagem de compilação eficaz. </w:t>
      </w:r>
      <w:commentRangeStart w:id="73"/>
      <w:r>
        <w:t>Firebase</w:t>
      </w:r>
      <w:commentRangeEnd w:id="73"/>
      <w:r w:rsidR="00923AD0">
        <w:rPr>
          <w:rStyle w:val="Refdecomentrio"/>
        </w:rPr>
        <w:commentReference w:id="73"/>
      </w:r>
      <w:r>
        <w:t xml:space="preserve"> terá como responsabilidade ser o banco de dados do aplicativo, pois é um banco em nuvem que promete ser rápido. Por fim, para entendimento melhor da aplicação, será utilizado a linguagem </w:t>
      </w:r>
      <w:commentRangeStart w:id="74"/>
      <w:r>
        <w:t>UML</w:t>
      </w:r>
      <w:commentRangeEnd w:id="74"/>
      <w:r w:rsidR="00923AD0">
        <w:rPr>
          <w:rStyle w:val="Refdecomentrio"/>
        </w:rPr>
        <w:commentReference w:id="74"/>
      </w:r>
      <w:r>
        <w:t xml:space="preserve"> feita no programa Astah Community.</w:t>
      </w:r>
    </w:p>
    <w:p w14:paraId="1CBFFD53" w14:textId="33389ADA" w:rsidR="00F4495C" w:rsidRDefault="00C668C7" w:rsidP="00C668C7">
      <w:r>
        <w:t>Para a compreensão mais aprofundada das tecnologias citadas anteriormente, será explicada detalhadamente cada uma abaixo:</w:t>
      </w:r>
    </w:p>
    <w:p w14:paraId="1CB1C703" w14:textId="77777777" w:rsidR="006F40AE" w:rsidRDefault="006F40AE" w:rsidP="00C668C7">
      <w:pPr>
        <w:rPr>
          <w:b/>
          <w:color w:val="FF0000"/>
        </w:rPr>
      </w:pPr>
    </w:p>
    <w:p w14:paraId="6ABABA5F" w14:textId="4C97B18F" w:rsidR="006F40AE" w:rsidRPr="006F40AE" w:rsidRDefault="00F4495C" w:rsidP="00886752">
      <w:pPr>
        <w:pStyle w:val="Ttulo2"/>
      </w:pPr>
      <w:bookmarkStart w:id="75" w:name="_Toc46768689"/>
      <w:r>
        <w:t>UML</w:t>
      </w:r>
      <w:bookmarkEnd w:id="75"/>
    </w:p>
    <w:p w14:paraId="28638B09" w14:textId="77777777" w:rsidR="00F4495C" w:rsidRDefault="00F4495C" w:rsidP="00F4495C">
      <w:r>
        <w:t>Durante o trabalho de modelagem da aplicação serão desenvolvidos os diagramas conforme a linguagem UML. Para Portalgsi (</w:t>
      </w:r>
      <w:commentRangeStart w:id="76"/>
      <w:r>
        <w:t>2011?</w:t>
      </w:r>
      <w:commentRangeEnd w:id="76"/>
      <w:r w:rsidR="004D2C74">
        <w:rPr>
          <w:rStyle w:val="Refdecomentrio"/>
        </w:rPr>
        <w:commentReference w:id="76"/>
      </w:r>
      <w:r>
        <w:t>) UML é uma linguagem de modelagem que é utilizada para fazer as modelagens de objetos do mundo real. Essa linguagem é para auxiliar no desenvolvimento de todos tipos de sistemas para facilitar o entendimento do mesmo em forma de “desenhos”.</w:t>
      </w:r>
    </w:p>
    <w:p w14:paraId="0DD98FDF" w14:textId="77777777" w:rsidR="00F4495C" w:rsidRDefault="00F4495C" w:rsidP="00F4495C"/>
    <w:p w14:paraId="017108D4" w14:textId="3604CF06" w:rsidR="00F4495C" w:rsidRDefault="00F4495C" w:rsidP="00886752">
      <w:pPr>
        <w:pStyle w:val="Ttulo2"/>
      </w:pPr>
      <w:bookmarkStart w:id="77" w:name="_Toc46768690"/>
      <w:r>
        <w:t>ASTAH COMMUNITY</w:t>
      </w:r>
      <w:bookmarkEnd w:id="77"/>
    </w:p>
    <w:p w14:paraId="686C697B" w14:textId="77777777" w:rsidR="00F4495C" w:rsidRDefault="00F4495C" w:rsidP="00F4495C">
      <w:r>
        <w:t>Por fim, para auxiliar na produção de diagramas da linguagem UML será utilizada a ferramenta Astah Community. E conforme Lima (2016):</w:t>
      </w:r>
    </w:p>
    <w:p w14:paraId="221783EE" w14:textId="77777777" w:rsidR="00F4495C" w:rsidRDefault="00F4495C" w:rsidP="00F4495C"/>
    <w:p w14:paraId="065F8D5F" w14:textId="74136456" w:rsidR="00DC696E" w:rsidRDefault="00F4495C" w:rsidP="006910F9">
      <w:pPr>
        <w:ind w:left="2268"/>
      </w:pPr>
      <w:r w:rsidRPr="00C50996">
        <w:rPr>
          <w:sz w:val="22"/>
        </w:rPr>
        <w:t>Astah Community é um software para modelagem UML (</w:t>
      </w:r>
      <w:r w:rsidRPr="00BF64B3">
        <w:rPr>
          <w:i/>
          <w:sz w:val="22"/>
        </w:rPr>
        <w:t>Unified Modeling Language</w:t>
      </w:r>
      <w:r w:rsidRPr="00C50996">
        <w:rPr>
          <w:sz w:val="22"/>
        </w:rPr>
        <w:t xml:space="preserve"> – Linguagem de Modelagem Unificada) com suporte a UML 2, desenvolvido pela Change Vision, Inc e disponível para sistemas </w:t>
      </w:r>
      <w:r w:rsidRPr="00C50996">
        <w:rPr>
          <w:sz w:val="22"/>
        </w:rPr>
        <w:lastRenderedPageBreak/>
        <w:t>operacionais Windows 64 bits. Anteriormente conhecido por JUDE, um acrônimo de Java and UML Developers Environment (Ambiente para Desenvolvedores UML e Java).</w:t>
      </w:r>
    </w:p>
    <w:p w14:paraId="1ABF1A9B" w14:textId="77777777" w:rsidR="00DC696E" w:rsidRPr="007C0F95" w:rsidRDefault="00DC696E" w:rsidP="007C0F95"/>
    <w:p w14:paraId="2A64886C" w14:textId="77777777" w:rsidR="00016082" w:rsidRDefault="00016082" w:rsidP="00016082">
      <w:pPr>
        <w:rPr>
          <w:b/>
          <w:color w:val="FF0000"/>
        </w:rPr>
      </w:pPr>
    </w:p>
    <w:p w14:paraId="279ABB26" w14:textId="60DEB55A" w:rsidR="00DC696E" w:rsidRDefault="00016082" w:rsidP="00886752">
      <w:pPr>
        <w:pStyle w:val="Ttulo2"/>
      </w:pPr>
      <w:bookmarkStart w:id="78" w:name="_Toc46768691"/>
      <w:r>
        <w:t>DART</w:t>
      </w:r>
      <w:bookmarkEnd w:id="78"/>
    </w:p>
    <w:p w14:paraId="3FB9F5C3" w14:textId="7B8F1C5A" w:rsidR="00016082" w:rsidRDefault="00206791" w:rsidP="007820A1">
      <w:r>
        <w:t xml:space="preserve">Será </w:t>
      </w:r>
      <w:r w:rsidR="009F2882">
        <w:t>necessária uma linguagem</w:t>
      </w:r>
      <w:r>
        <w:t xml:space="preserve"> de programação para o desenvolvimento do aplicativo, e será utilizada a linguagem </w:t>
      </w:r>
      <w:r w:rsidR="00DC696E">
        <w:t xml:space="preserve">Dart </w:t>
      </w:r>
      <w:r w:rsidR="004F609B">
        <w:t xml:space="preserve">que segundo </w:t>
      </w:r>
      <w:r w:rsidR="00F85F72">
        <w:t>Guedes</w:t>
      </w:r>
      <w:r w:rsidR="004F609B">
        <w:t xml:space="preserve"> (2019), </w:t>
      </w:r>
      <w:r w:rsidR="00DC696E">
        <w:t>é uma linguagem de program</w:t>
      </w:r>
      <w:r w:rsidR="006C2C84">
        <w:t>ação que foi criada pela empres</w:t>
      </w:r>
      <w:r w:rsidR="00985BAC">
        <w:t>a Google que é fortemente tipada</w:t>
      </w:r>
      <w:r w:rsidR="004F16D0">
        <w:t xml:space="preserve">, que significa que </w:t>
      </w:r>
      <w:r w:rsidR="009F2882">
        <w:t>todos as características de um objeto devem</w:t>
      </w:r>
      <w:r w:rsidR="004F16D0">
        <w:t xml:space="preserve"> ser </w:t>
      </w:r>
      <w:r w:rsidR="009F2882">
        <w:t>informadas</w:t>
      </w:r>
      <w:r w:rsidR="004F16D0">
        <w:t xml:space="preserve"> em sua declaração</w:t>
      </w:r>
      <w:r w:rsidR="00985BAC">
        <w:t xml:space="preserve">. O objetivo principal dessa linguagem </w:t>
      </w:r>
      <w:r w:rsidR="00572129">
        <w:t>foi</w:t>
      </w:r>
      <w:r w:rsidR="00985BAC">
        <w:t xml:space="preserve"> </w:t>
      </w:r>
      <w:r w:rsidR="00E055AC">
        <w:t xml:space="preserve">para </w:t>
      </w:r>
      <w:r w:rsidR="00985BAC">
        <w:t>substituir o JavaScript em criações de aplicações web.</w:t>
      </w:r>
      <w:r w:rsidR="00CC335D">
        <w:t xml:space="preserve"> Mas, sua evolução foi mais do que esperado</w:t>
      </w:r>
      <w:r w:rsidR="002A3DE9">
        <w:t xml:space="preserve"> pelos desenvolvedores</w:t>
      </w:r>
      <w:r w:rsidR="00CC335D">
        <w:t>,</w:t>
      </w:r>
      <w:r w:rsidR="00985BAC">
        <w:t xml:space="preserve"> fez com que ela se tornasse uma linguagem multi-paradigma</w:t>
      </w:r>
      <w:r w:rsidR="00064089">
        <w:t>.</w:t>
      </w:r>
    </w:p>
    <w:p w14:paraId="3E9C377F" w14:textId="3CD9F18C" w:rsidR="00DD212F" w:rsidRDefault="00DD212F" w:rsidP="007820A1">
      <w:r>
        <w:t>A linguagem não obteve sucesso em seu objetivo inicial que era para substituir o JavaScript, mas com a grande evolução do Flutter, o Dart voltou a ganhar o público novamente.</w:t>
      </w:r>
    </w:p>
    <w:p w14:paraId="3AE953BA" w14:textId="4337F7AD" w:rsidR="00A93B1B" w:rsidRPr="00DC696E" w:rsidRDefault="00A93B1B" w:rsidP="007820A1">
      <w:r>
        <w:t xml:space="preserve">Essa tecnologia foi inspirada na linguagem C, </w:t>
      </w:r>
      <w:del w:id="79" w:author="Almir Camolesi" w:date="2020-08-13T11:51:00Z">
        <w:r w:rsidDel="004D2C74">
          <w:delText xml:space="preserve">sendo assim, </w:delText>
        </w:r>
      </w:del>
      <w:proofErr w:type="gramStart"/>
      <w:r>
        <w:t xml:space="preserve">facilitando </w:t>
      </w:r>
      <w:ins w:id="80" w:author="Almir Camolesi" w:date="2020-08-13T11:51:00Z">
        <w:r w:rsidR="004D2C74">
          <w:t xml:space="preserve"> assim</w:t>
        </w:r>
        <w:proofErr w:type="gramEnd"/>
        <w:r w:rsidR="004D2C74">
          <w:t xml:space="preserve"> </w:t>
        </w:r>
      </w:ins>
      <w:r>
        <w:t>migrações de desenvolvedores que já trabalham com Java, C# e outras linguagens similares.</w:t>
      </w:r>
    </w:p>
    <w:p w14:paraId="140844A0" w14:textId="77777777" w:rsidR="00016082" w:rsidRDefault="00016082" w:rsidP="00016082">
      <w:pPr>
        <w:rPr>
          <w:b/>
          <w:color w:val="FF0000"/>
        </w:rPr>
      </w:pPr>
    </w:p>
    <w:p w14:paraId="2518092E" w14:textId="5D743A0A" w:rsidR="00806CD0" w:rsidRDefault="00806CD0" w:rsidP="00886752">
      <w:pPr>
        <w:pStyle w:val="Ttulo2"/>
      </w:pPr>
      <w:bookmarkStart w:id="81" w:name="_Toc46768692"/>
      <w:r>
        <w:t>visual studio code</w:t>
      </w:r>
      <w:bookmarkEnd w:id="81"/>
    </w:p>
    <w:p w14:paraId="60A3844C" w14:textId="4191FF9F" w:rsidR="00806CD0" w:rsidRDefault="00734BF5" w:rsidP="00806CD0">
      <w:r>
        <w:t xml:space="preserve">Para codificar o </w:t>
      </w:r>
      <w:r w:rsidR="00EC0ED4">
        <w:t xml:space="preserve">projeto é </w:t>
      </w:r>
      <w:r>
        <w:t>essencial</w:t>
      </w:r>
      <w:r w:rsidR="00EC0ED4">
        <w:t xml:space="preserve"> usar um editor de texto</w:t>
      </w:r>
      <w:r>
        <w:t xml:space="preserve"> para auxiliar no desenvolvimento do mesmo, </w:t>
      </w:r>
      <w:r w:rsidR="00C61B24">
        <w:t xml:space="preserve">e nesse trabalho será utilizado o Visual Studio </w:t>
      </w:r>
      <w:commentRangeStart w:id="82"/>
      <w:r w:rsidR="00C61B24">
        <w:t>Code</w:t>
      </w:r>
      <w:commentRangeEnd w:id="82"/>
      <w:r w:rsidR="004D2C74">
        <w:rPr>
          <w:rStyle w:val="Refdecomentrio"/>
        </w:rPr>
        <w:commentReference w:id="82"/>
      </w:r>
      <w:r w:rsidR="00C61B24">
        <w:t>, que conforme Dionisio (2016)</w:t>
      </w:r>
      <w:r w:rsidR="008535DF">
        <w:t xml:space="preserve"> é um editor</w:t>
      </w:r>
      <w:r w:rsidR="00FC2F1C">
        <w:t xml:space="preserve"> leve,</w:t>
      </w:r>
      <w:r w:rsidR="008535DF">
        <w:t xml:space="preserve"> gratuito</w:t>
      </w:r>
      <w:r w:rsidR="00FC2F1C">
        <w:t xml:space="preserve"> e</w:t>
      </w:r>
      <w:r w:rsidR="008535DF">
        <w:t xml:space="preserve"> </w:t>
      </w:r>
      <w:r w:rsidR="00B4563D">
        <w:t>de</w:t>
      </w:r>
      <w:r w:rsidR="008535DF">
        <w:t xml:space="preserve"> multi</w:t>
      </w:r>
      <w:r w:rsidR="000D24DC">
        <w:t>-</w:t>
      </w:r>
      <w:r w:rsidR="008535DF">
        <w:t>plataforma</w:t>
      </w:r>
      <w:r w:rsidR="00FC2F1C">
        <w:t xml:space="preserve"> que foi</w:t>
      </w:r>
      <w:r w:rsidR="008535DF">
        <w:t xml:space="preserve"> desenvolvido pela empresa Microsoft</w:t>
      </w:r>
      <w:r w:rsidR="006761E1">
        <w:t>. Sua ideia inicial era para desenvolvimento</w:t>
      </w:r>
      <w:r w:rsidR="008535DF">
        <w:t xml:space="preserve"> web</w:t>
      </w:r>
      <w:r w:rsidR="00B4563D">
        <w:t xml:space="preserve">, porém como </w:t>
      </w:r>
      <w:r w:rsidR="00863C28">
        <w:t>se tornou</w:t>
      </w:r>
      <w:r w:rsidR="00B4563D">
        <w:t xml:space="preserve"> uma </w:t>
      </w:r>
      <w:r w:rsidR="00F06407">
        <w:t>ferramenta</w:t>
      </w:r>
      <w:r w:rsidR="00B4563D">
        <w:t xml:space="preserve"> </w:t>
      </w:r>
      <w:r w:rsidR="00EA260B">
        <w:t>de código aberto</w:t>
      </w:r>
      <w:r w:rsidR="00C92418">
        <w:t>,</w:t>
      </w:r>
      <w:r w:rsidR="00EA260B">
        <w:t xml:space="preserve"> </w:t>
      </w:r>
      <w:r w:rsidR="00863C28">
        <w:t>a comunidade acabou estudando e criando novas funcionalidades para o editor</w:t>
      </w:r>
      <w:r w:rsidR="00D97BCB">
        <w:t>.</w:t>
      </w:r>
      <w:r w:rsidR="00BF632D">
        <w:t xml:space="preserve"> </w:t>
      </w:r>
    </w:p>
    <w:p w14:paraId="4A550496" w14:textId="62A61D8E" w:rsidR="00BF632D" w:rsidRDefault="000D24DC" w:rsidP="00806CD0">
      <w:r>
        <w:t>Para esse</w:t>
      </w:r>
      <w:r w:rsidR="00BF632D">
        <w:t xml:space="preserve"> projeto em Flutter o Visual Studio Code </w:t>
      </w:r>
      <w:r w:rsidR="009432DE">
        <w:t>auxiliou</w:t>
      </w:r>
      <w:r w:rsidR="00BF632D">
        <w:t xml:space="preserve"> muito, pois nele é possível baixar </w:t>
      </w:r>
      <w:commentRangeStart w:id="83"/>
      <w:r w:rsidR="00BF632D">
        <w:t xml:space="preserve">plug-ins </w:t>
      </w:r>
      <w:commentRangeEnd w:id="83"/>
      <w:r w:rsidR="004D2C74">
        <w:rPr>
          <w:rStyle w:val="Refdecomentrio"/>
        </w:rPr>
        <w:commentReference w:id="83"/>
      </w:r>
      <w:r w:rsidR="00BF632D">
        <w:t xml:space="preserve">que facilita o desenvolvimento de código, como por exemplo a funcionalidade de comunicar com o celular e rodar a aplicação em tempo real </w:t>
      </w:r>
      <w:r w:rsidR="00E5075E">
        <w:t>e auto completar</w:t>
      </w:r>
      <w:r w:rsidR="00BF632D">
        <w:t xml:space="preserve"> do código.</w:t>
      </w:r>
    </w:p>
    <w:p w14:paraId="2AE2BBC8" w14:textId="181B49D3" w:rsidR="00747E0A" w:rsidRDefault="00747E0A" w:rsidP="00747E0A">
      <w:pPr>
        <w:pStyle w:val="Ttulo2"/>
      </w:pPr>
      <w:bookmarkStart w:id="84" w:name="_Toc46768693"/>
      <w:r>
        <w:lastRenderedPageBreak/>
        <w:t>intellij</w:t>
      </w:r>
      <w:r w:rsidR="00A7018E">
        <w:t xml:space="preserve"> </w:t>
      </w:r>
      <w:r>
        <w:t>IDEA</w:t>
      </w:r>
      <w:bookmarkEnd w:id="84"/>
    </w:p>
    <w:p w14:paraId="34342ABD" w14:textId="73DC992A" w:rsidR="0072357D" w:rsidRPr="0072357D" w:rsidRDefault="00A13F70" w:rsidP="0072357D">
      <w:r>
        <w:t xml:space="preserve">Segundo </w:t>
      </w:r>
      <w:commentRangeStart w:id="85"/>
      <w:commentRangeStart w:id="86"/>
      <w:r>
        <w:t>JetBrains</w:t>
      </w:r>
      <w:commentRangeEnd w:id="85"/>
      <w:r w:rsidR="004D2C74">
        <w:rPr>
          <w:rStyle w:val="Refdecomentrio"/>
        </w:rPr>
        <w:commentReference w:id="85"/>
      </w:r>
      <w:commentRangeEnd w:id="86"/>
      <w:r w:rsidR="004D2C74">
        <w:rPr>
          <w:rStyle w:val="Refdecomentrio"/>
        </w:rPr>
        <w:commentReference w:id="86"/>
      </w:r>
      <w:r>
        <w:t xml:space="preserve"> (2020?), </w:t>
      </w:r>
      <w:r w:rsidR="00A7018E">
        <w:t xml:space="preserve">Intellij </w:t>
      </w:r>
      <w:commentRangeStart w:id="87"/>
      <w:r w:rsidR="00A7018E">
        <w:t>IDEA</w:t>
      </w:r>
      <w:commentRangeEnd w:id="87"/>
      <w:r w:rsidR="004D2C74">
        <w:rPr>
          <w:rStyle w:val="Refdecomentrio"/>
        </w:rPr>
        <w:commentReference w:id="87"/>
      </w:r>
      <w:r w:rsidR="00A7018E">
        <w:t xml:space="preserve"> é uma plataforma de código aberto com objetivo de oferecer ferramentas para </w:t>
      </w:r>
      <w:r>
        <w:t>desenvolver</w:t>
      </w:r>
      <w:r w:rsidR="00A7018E">
        <w:t>.</w:t>
      </w:r>
      <w:r>
        <w:t xml:space="preserve"> Essa IDE (</w:t>
      </w:r>
      <w:r w:rsidRPr="00A13F70">
        <w:rPr>
          <w:i/>
        </w:rPr>
        <w:t>Integrated Development Environment</w:t>
      </w:r>
      <w:r>
        <w:t xml:space="preserve">) foi desenvolvida na linguagem de programação Java e oferece um comportamento de plataforma cruzada com o intuito de desenvolver ferramentas para quaisquer tipos de linguagens. </w:t>
      </w:r>
      <w:r w:rsidR="007B5E4D">
        <w:t>Todo seu código encontra-se no GitHub, sendo assim, possibilitando criação de plug-ins para auxílios de desenvolvimento pela comunidade interessada.</w:t>
      </w:r>
    </w:p>
    <w:p w14:paraId="1D628518" w14:textId="77777777" w:rsidR="00F624C9" w:rsidRDefault="00F624C9" w:rsidP="00806CD0"/>
    <w:p w14:paraId="67989E8B" w14:textId="3A8B013A" w:rsidR="00F624C9" w:rsidRDefault="00F624C9" w:rsidP="00F624C9">
      <w:pPr>
        <w:pStyle w:val="Ttulo2"/>
      </w:pPr>
      <w:bookmarkStart w:id="88" w:name="_Toc46768694"/>
      <w:r>
        <w:t>java</w:t>
      </w:r>
      <w:bookmarkEnd w:id="88"/>
    </w:p>
    <w:p w14:paraId="0E514E00" w14:textId="7F54FE17" w:rsidR="00790186" w:rsidRPr="00790186" w:rsidRDefault="00790186" w:rsidP="00790186">
      <w:r>
        <w:t>Java é uma linguagem de programação que foi criada pela empresa Microsystems no ano de 1995</w:t>
      </w:r>
      <w:r w:rsidR="00BF4535">
        <w:t xml:space="preserve"> conforme JAVA (2010?)</w:t>
      </w:r>
      <w:r>
        <w:t>.</w:t>
      </w:r>
      <w:r w:rsidR="00285DE6">
        <w:t xml:space="preserve"> Está linguagem é orientada a objetos e seu maior objetivo é </w:t>
      </w:r>
      <w:r w:rsidR="00BD06FA">
        <w:t>construir apenas um código</w:t>
      </w:r>
      <w:r w:rsidR="00285DE6">
        <w:t xml:space="preserve"> </w:t>
      </w:r>
      <w:r w:rsidR="00BD06FA">
        <w:t>e</w:t>
      </w:r>
      <w:r w:rsidR="00285DE6">
        <w:t xml:space="preserve"> seja utilizado por diversos tipos de dispositivos</w:t>
      </w:r>
      <w:r w:rsidR="007575EB">
        <w:t xml:space="preserve">, pois há uma </w:t>
      </w:r>
      <w:r w:rsidR="007575EB" w:rsidRPr="00BA01C1">
        <w:rPr>
          <w:i/>
        </w:rPr>
        <w:t>Java Virtual Machine</w:t>
      </w:r>
      <w:r w:rsidR="007575EB">
        <w:t xml:space="preserve"> que traduz o código para todos dispositivos</w:t>
      </w:r>
      <w:r w:rsidR="00BA01C1">
        <w:t>, porém para que isso seja realmente possível, o</w:t>
      </w:r>
      <w:r w:rsidR="007575EB">
        <w:t xml:space="preserve"> requisito mínimo</w:t>
      </w:r>
      <w:r w:rsidR="00BA01C1">
        <w:t xml:space="preserve"> é a</w:t>
      </w:r>
      <w:r w:rsidR="007575EB">
        <w:t xml:space="preserve"> instalação</w:t>
      </w:r>
      <w:r w:rsidR="00BA01C1">
        <w:t xml:space="preserve"> do próprio Java</w:t>
      </w:r>
      <w:r w:rsidR="00285DE6">
        <w:t>.</w:t>
      </w:r>
      <w:r>
        <w:t xml:space="preserve"> </w:t>
      </w:r>
      <w:r w:rsidR="00243923">
        <w:t xml:space="preserve">Em algumas aplicações </w:t>
      </w:r>
      <w:r w:rsidR="003B3470">
        <w:t>é</w:t>
      </w:r>
      <w:r w:rsidR="00243923">
        <w:t xml:space="preserve"> necessári</w:t>
      </w:r>
      <w:r w:rsidR="003B3470">
        <w:t>a</w:t>
      </w:r>
      <w:r w:rsidR="00243923">
        <w:t xml:space="preserve"> a utilização do Java em seu computador ou até mesmo em seu dispositivo móvel. </w:t>
      </w:r>
    </w:p>
    <w:p w14:paraId="19FE8B7E" w14:textId="77777777" w:rsidR="003C3D2D" w:rsidRDefault="003C3D2D" w:rsidP="00806CD0"/>
    <w:p w14:paraId="553A178C" w14:textId="344783A9" w:rsidR="003C3D2D" w:rsidRDefault="009C0FDD" w:rsidP="003C3D2D">
      <w:pPr>
        <w:pStyle w:val="Ttulo2"/>
      </w:pPr>
      <w:bookmarkStart w:id="89" w:name="_Toc46768695"/>
      <w:r>
        <w:t>SPRING BOOT</w:t>
      </w:r>
      <w:bookmarkEnd w:id="89"/>
    </w:p>
    <w:p w14:paraId="65E1AACE" w14:textId="5D5E790E" w:rsidR="00F624C9" w:rsidRPr="00CE39B9" w:rsidRDefault="00BF4535" w:rsidP="00CE39B9">
      <w:r>
        <w:t>Segundo</w:t>
      </w:r>
      <w:r w:rsidR="00CE39B9">
        <w:t xml:space="preserve"> Afonso (2017), Spring Boot é uma ferramenta para agilizar configurações iniciais e publicações de aplicações no ecossistema Spring, dito isso, havendo uma rapidez considerável em executar o projeto que é trabalhado</w:t>
      </w:r>
      <w:r w:rsidR="009E1A33">
        <w:t xml:space="preserve">. No exemplo desse documento é a API Rest </w:t>
      </w:r>
      <w:r w:rsidR="00B51C6A">
        <w:t xml:space="preserve">feita com a linguagem de programação Java, </w:t>
      </w:r>
      <w:r w:rsidR="009E1A33">
        <w:t xml:space="preserve">que </w:t>
      </w:r>
      <w:r w:rsidR="005D5EFF">
        <w:t>tem</w:t>
      </w:r>
      <w:r w:rsidR="00B51C6A">
        <w:t xml:space="preserve"> como objetivo</w:t>
      </w:r>
      <w:r w:rsidR="009E1A33">
        <w:t xml:space="preserve"> devolver informações para o aplicativo</w:t>
      </w:r>
      <w:r w:rsidR="00B51C6A">
        <w:t xml:space="preserve"> através de requisições HTTP</w:t>
      </w:r>
      <w:r w:rsidR="006B697E">
        <w:rPr>
          <w:rStyle w:val="Refdenotaderodap"/>
        </w:rPr>
        <w:footnoteReference w:id="13"/>
      </w:r>
      <w:r w:rsidR="009E1A33">
        <w:t xml:space="preserve">. </w:t>
      </w:r>
      <w:r w:rsidR="00CE39B9">
        <w:t xml:space="preserve"> </w:t>
      </w:r>
    </w:p>
    <w:p w14:paraId="1F7B82B7" w14:textId="77777777" w:rsidR="001B7CF2" w:rsidRDefault="001B7CF2" w:rsidP="001B7CF2"/>
    <w:p w14:paraId="1DF7CE70" w14:textId="77777777" w:rsidR="0003333B" w:rsidRDefault="0003333B" w:rsidP="001B7CF2"/>
    <w:p w14:paraId="605274A1" w14:textId="77777777" w:rsidR="001B7CF2" w:rsidRDefault="001B7CF2" w:rsidP="001B7CF2">
      <w:pPr>
        <w:pStyle w:val="Ttulo2"/>
      </w:pPr>
      <w:bookmarkStart w:id="90" w:name="_Toc46768696"/>
      <w:r>
        <w:lastRenderedPageBreak/>
        <w:t>API REST</w:t>
      </w:r>
      <w:bookmarkEnd w:id="90"/>
    </w:p>
    <w:p w14:paraId="52942E79" w14:textId="2C29BD15" w:rsidR="00076AA0" w:rsidRDefault="00076AA0" w:rsidP="00076AA0">
      <w:r>
        <w:t>API (</w:t>
      </w:r>
      <w:r w:rsidRPr="00076AA0">
        <w:rPr>
          <w:i/>
        </w:rPr>
        <w:t>Application Programming Interface</w:t>
      </w:r>
      <w:r>
        <w:t>) de acordo com Pires (2017) é um grupo de regras e padrões</w:t>
      </w:r>
      <w:r w:rsidR="00C61D1E">
        <w:t xml:space="preserve"> definidos</w:t>
      </w:r>
      <w:r>
        <w:t xml:space="preserve"> e documentada </w:t>
      </w:r>
      <w:r w:rsidR="00C61D1E">
        <w:t>por uma</w:t>
      </w:r>
      <w:r>
        <w:t xml:space="preserve"> aplicação</w:t>
      </w:r>
      <w:r w:rsidR="00F976EC">
        <w:t xml:space="preserve"> para que essa aplicação seja utilizada por outras.</w:t>
      </w:r>
      <w:r w:rsidR="00B96B3D">
        <w:t xml:space="preserve"> O intuito dessa tecnologia é comunicações entre aplicações e com os usuários que as utilizam. </w:t>
      </w:r>
    </w:p>
    <w:p w14:paraId="424804FE" w14:textId="6F07CE99" w:rsidR="00132568" w:rsidRPr="00076AA0" w:rsidRDefault="00132568" w:rsidP="00076AA0">
      <w:r>
        <w:t>O Rest (</w:t>
      </w:r>
      <w:r w:rsidRPr="00132568">
        <w:rPr>
          <w:i/>
        </w:rPr>
        <w:t>Representational State Transfer</w:t>
      </w:r>
      <w:r>
        <w:t>)</w:t>
      </w:r>
      <w:r w:rsidR="00AE5C0B">
        <w:t xml:space="preserve"> é uma abstração da arquitetura Web. Nele é possível criar projetos com uma boa definição de interfaces, porém para que isso ocorra, há regras </w:t>
      </w:r>
      <w:r w:rsidR="009E0F10">
        <w:t xml:space="preserve">a serem seguidas. Se essas características forem feitas, </w:t>
      </w:r>
      <w:r w:rsidR="001D3F06">
        <w:t>é possível</w:t>
      </w:r>
      <w:r w:rsidR="00BA47E4">
        <w:t xml:space="preserve"> uma comunicação entre aplicações.</w:t>
      </w:r>
      <w:r w:rsidR="00AE5C0B">
        <w:t xml:space="preserve"> </w:t>
      </w:r>
    </w:p>
    <w:p w14:paraId="4E8CD214" w14:textId="77777777" w:rsidR="001B7CF2" w:rsidRPr="001B7CF2" w:rsidRDefault="001B7CF2" w:rsidP="001B7CF2"/>
    <w:p w14:paraId="5E899B2F" w14:textId="50189F88" w:rsidR="003C3D2D" w:rsidRDefault="001B7CF2" w:rsidP="001B7CF2">
      <w:pPr>
        <w:pStyle w:val="Ttulo2"/>
      </w:pPr>
      <w:bookmarkStart w:id="91" w:name="_Toc46768697"/>
      <w:r>
        <w:t>MONGODB</w:t>
      </w:r>
      <w:bookmarkEnd w:id="91"/>
    </w:p>
    <w:p w14:paraId="36FCDB51" w14:textId="4F61072F" w:rsidR="0000315B" w:rsidRDefault="0000315B" w:rsidP="0000315B">
      <w:r>
        <w:t xml:space="preserve">Conforme Soares (2016) MongoDB é um banco de dados orientado a documentos (NoSQL) que é </w:t>
      </w:r>
      <w:r w:rsidR="00A7018E">
        <w:t>de código aberto</w:t>
      </w:r>
      <w:r>
        <w:t xml:space="preserve"> e que foi desenvolvido em c++. Por ser orientado a documentos, não há a obrigatoriedade de se preocupar com a estrutura de dados, como colunas e tipos de valores.</w:t>
      </w:r>
      <w:r w:rsidR="004B6B8C">
        <w:t xml:space="preserve"> Esse banco é muito semelhante a estrutura JSON, que acaba facilitando a leitura e escrita dos dados.</w:t>
      </w:r>
      <w:r w:rsidR="007800B4">
        <w:t xml:space="preserve"> Diferente de um banco de dados estruturado, o MongoDB armazena documentos e </w:t>
      </w:r>
      <w:r w:rsidR="00443472">
        <w:t>coleç</w:t>
      </w:r>
      <w:r w:rsidR="008F1368">
        <w:t xml:space="preserve">ões, onde documentos seriam as tabelas e </w:t>
      </w:r>
      <w:r w:rsidR="000844D7">
        <w:t>as coleções</w:t>
      </w:r>
      <w:r w:rsidR="008F1368">
        <w:t xml:space="preserve"> seriam a</w:t>
      </w:r>
      <w:r w:rsidR="000844D7">
        <w:t>s</w:t>
      </w:r>
      <w:r w:rsidR="008F1368">
        <w:t xml:space="preserve"> base</w:t>
      </w:r>
      <w:r w:rsidR="000844D7">
        <w:t>s</w:t>
      </w:r>
      <w:r w:rsidR="008F1368">
        <w:t xml:space="preserve"> de dado</w:t>
      </w:r>
      <w:r w:rsidR="000844D7">
        <w:t>s</w:t>
      </w:r>
      <w:r w:rsidR="008F1368">
        <w:t>.</w:t>
      </w:r>
    </w:p>
    <w:p w14:paraId="021FCB08" w14:textId="7BF0D6B6" w:rsidR="00443472" w:rsidRDefault="000B760F" w:rsidP="0000315B">
      <w:r>
        <w:t>MongoDB</w:t>
      </w:r>
      <w:r w:rsidR="00443472">
        <w:t xml:space="preserve"> vem com o objetivo de ter uma melhor performance </w:t>
      </w:r>
      <w:r>
        <w:t>para uma gama gigante de dados</w:t>
      </w:r>
      <w:r w:rsidR="00586A4D">
        <w:t xml:space="preserve"> em comparação a</w:t>
      </w:r>
      <w:r w:rsidR="00443472">
        <w:t xml:space="preserve"> ban</w:t>
      </w:r>
      <w:r w:rsidR="00586A4D">
        <w:t>c</w:t>
      </w:r>
      <w:r w:rsidR="00443472">
        <w:t>o de dados convencionais</w:t>
      </w:r>
      <w:r>
        <w:t xml:space="preserve">, </w:t>
      </w:r>
      <w:r w:rsidR="00586A4D">
        <w:t xml:space="preserve">porém </w:t>
      </w:r>
      <w:r>
        <w:t xml:space="preserve">tudo isso é possível </w:t>
      </w:r>
      <w:r w:rsidR="00586A4D">
        <w:t>por causa da desnormalização (</w:t>
      </w:r>
      <w:r w:rsidR="0098560D">
        <w:t>dados redundantes</w:t>
      </w:r>
      <w:r w:rsidR="00586A4D">
        <w:t>).</w:t>
      </w:r>
    </w:p>
    <w:p w14:paraId="45DB0792" w14:textId="77777777" w:rsidR="00DC26CA" w:rsidRDefault="00DC26CA" w:rsidP="0000315B"/>
    <w:p w14:paraId="7EBE3E75" w14:textId="77777777" w:rsidR="00DC26CA" w:rsidRDefault="00DC26CA" w:rsidP="0000315B"/>
    <w:p w14:paraId="636F0736" w14:textId="77777777" w:rsidR="00DC26CA" w:rsidRPr="0000315B" w:rsidRDefault="00DC26CA" w:rsidP="0000315B"/>
    <w:p w14:paraId="5BAD128D" w14:textId="77777777" w:rsidR="001B7CF2" w:rsidRPr="001B7CF2" w:rsidRDefault="001B7CF2" w:rsidP="001B7CF2"/>
    <w:p w14:paraId="60133423" w14:textId="56CBC10B" w:rsidR="003C3D2D" w:rsidRDefault="001C0386" w:rsidP="003C3D2D">
      <w:pPr>
        <w:pStyle w:val="Ttulo2"/>
      </w:pPr>
      <w:bookmarkStart w:id="92" w:name="_Toc46768698"/>
      <w:r>
        <w:lastRenderedPageBreak/>
        <w:t xml:space="preserve">AWS </w:t>
      </w:r>
      <w:r w:rsidR="003C3D2D">
        <w:t>AMAZON EC2</w:t>
      </w:r>
      <w:bookmarkEnd w:id="92"/>
      <w:r w:rsidR="003C3D2D">
        <w:t xml:space="preserve"> </w:t>
      </w:r>
    </w:p>
    <w:p w14:paraId="6E20BAF6" w14:textId="6A8152E4" w:rsidR="001C0386" w:rsidRPr="001C0386" w:rsidRDefault="001C0386" w:rsidP="001C0386">
      <w:r>
        <w:t>De acordo com Amazon (2020) o Amazon EC2 (</w:t>
      </w:r>
      <w:r w:rsidRPr="001C0386">
        <w:rPr>
          <w:i/>
        </w:rPr>
        <w:t>Amazon Elastic Compute Cloud</w:t>
      </w:r>
      <w:r>
        <w:t xml:space="preserve">) é um serviço computacional dimensionável em nuvem, que oferece </w:t>
      </w:r>
      <w:r w:rsidR="00613A35">
        <w:t>um serviço que dispensa o investimento em máquinas físicas</w:t>
      </w:r>
      <w:r w:rsidR="00DC26CA">
        <w:t xml:space="preserve"> e que</w:t>
      </w:r>
      <w:r w:rsidR="00613A35">
        <w:t xml:space="preserve"> </w:t>
      </w:r>
      <w:r w:rsidR="00DC26CA">
        <w:t>oferece</w:t>
      </w:r>
      <w:r w:rsidR="00613A35">
        <w:t xml:space="preserve"> uma função mais prática, podendo pagar somente pelo que for usar e cancelar o serviço quando quiser.</w:t>
      </w:r>
      <w:r w:rsidR="007E47EE">
        <w:t xml:space="preserve"> </w:t>
      </w:r>
      <w:r w:rsidR="009F6830">
        <w:t>T</w:t>
      </w:r>
      <w:r w:rsidR="007E47EE">
        <w:t xml:space="preserve">ambém há serviços como abrir </w:t>
      </w:r>
      <w:r w:rsidR="009F6830">
        <w:t>mais de um</w:t>
      </w:r>
      <w:r w:rsidR="007E47EE">
        <w:t xml:space="preserve"> </w:t>
      </w:r>
      <w:r w:rsidR="009F6830">
        <w:t>servidor virtual</w:t>
      </w:r>
      <w:r w:rsidR="007E47EE">
        <w:t>, configurar a seguran</w:t>
      </w:r>
      <w:r w:rsidR="009F6830">
        <w:t xml:space="preserve">ça e gerenciar o armazenamento da máquina. </w:t>
      </w:r>
      <w:r w:rsidR="00923A4D">
        <w:t>Em conclusão,</w:t>
      </w:r>
      <w:r w:rsidR="003F0FEF">
        <w:t xml:space="preserve"> é a disponibilização de soluções de TI</w:t>
      </w:r>
      <w:r w:rsidR="001C0EF4">
        <w:rPr>
          <w:rStyle w:val="Refdenotaderodap"/>
        </w:rPr>
        <w:footnoteReference w:id="14"/>
      </w:r>
      <w:r w:rsidR="003F0FEF">
        <w:t xml:space="preserve"> sob demanda pela internet.</w:t>
      </w:r>
    </w:p>
    <w:p w14:paraId="77D06848" w14:textId="77777777" w:rsidR="003C3D2D" w:rsidRDefault="003C3D2D" w:rsidP="003C3D2D"/>
    <w:p w14:paraId="6613C545" w14:textId="77777777" w:rsidR="000D2F0D" w:rsidRDefault="000D2F0D" w:rsidP="00806CD0"/>
    <w:p w14:paraId="00A17DB7" w14:textId="77777777" w:rsidR="000D2F0D" w:rsidRDefault="000D2F0D" w:rsidP="00806CD0"/>
    <w:p w14:paraId="20F034D8" w14:textId="77777777" w:rsidR="005B1A22" w:rsidRDefault="005B1A22" w:rsidP="005B1A22">
      <w:pPr>
        <w:jc w:val="center"/>
        <w:rPr>
          <w:b/>
        </w:rPr>
      </w:pPr>
    </w:p>
    <w:p w14:paraId="148463D2" w14:textId="7872C1D9" w:rsidR="0046319D" w:rsidRDefault="00756570" w:rsidP="00756570">
      <w:pPr>
        <w:pStyle w:val="Ttulo1"/>
      </w:pPr>
      <w:bookmarkStart w:id="93" w:name="_Toc46768699"/>
      <w:r w:rsidRPr="00756570">
        <w:lastRenderedPageBreak/>
        <w:t>PROPOSTA DE MODELAGEM DO ESTUDO DE CASO</w:t>
      </w:r>
      <w:bookmarkEnd w:id="93"/>
    </w:p>
    <w:p w14:paraId="1ADAAF9F" w14:textId="4486D41C" w:rsidR="00966AF1" w:rsidRDefault="00116E81" w:rsidP="00325D37">
      <w:r>
        <w:t xml:space="preserve">Pensando na facilitação do desenvolvimento do aplicativo, nessa </w:t>
      </w:r>
      <w:r w:rsidR="00794623">
        <w:t>seção</w:t>
      </w:r>
      <w:r>
        <w:t xml:space="preserve"> será exibida ferramentas que também fazem parte da </w:t>
      </w:r>
      <w:r w:rsidR="00B53BAA">
        <w:t xml:space="preserve">disciplina de </w:t>
      </w:r>
      <w:r>
        <w:t>engenharia de software</w:t>
      </w:r>
      <w:r w:rsidR="00B53BAA">
        <w:t xml:space="preserve"> que auxiliou</w:t>
      </w:r>
      <w:r>
        <w:t xml:space="preserve"> no entendimento geral do aplicativo.</w:t>
      </w:r>
      <w:r w:rsidR="0099605C">
        <w:t xml:space="preserve"> Para </w:t>
      </w:r>
      <w:r w:rsidR="00CC0C66">
        <w:t>todos exemplos abaixo, foi utilizado o Astah Community que foi citado anteriormente.</w:t>
      </w:r>
    </w:p>
    <w:p w14:paraId="7897EE7A" w14:textId="67A7A62C" w:rsidR="0058636B" w:rsidRDefault="0058636B" w:rsidP="00325D37">
      <w:r>
        <w:t xml:space="preserve">Para melhorar a compreensão, será explicado mais sobre o objetivo da aplicação mencionada nesse trabalho. </w:t>
      </w:r>
      <w:r w:rsidR="005F6953">
        <w:t xml:space="preserve">Podemos usar o seguinte exemplo, </w:t>
      </w:r>
      <w:r w:rsidR="00062962">
        <w:t>o usuário</w:t>
      </w:r>
      <w:r w:rsidR="005F6953">
        <w:t xml:space="preserve"> tem suas contas do mês </w:t>
      </w:r>
      <w:r w:rsidR="00062962">
        <w:t>corrente</w:t>
      </w:r>
      <w:r w:rsidR="005F6953">
        <w:t xml:space="preserve"> e dos meses seguintes, mas o mesmo não tem a informação de seu saldo para cada mês, dito isso, o aplicativo armazena todas informações de contas atuais e futuras</w:t>
      </w:r>
      <w:r w:rsidR="00062962">
        <w:t xml:space="preserve"> e seus recebimentos</w:t>
      </w:r>
      <w:r w:rsidR="0002539E">
        <w:t xml:space="preserve"> (salário, empréstimos</w:t>
      </w:r>
      <w:r w:rsidR="00FB1133">
        <w:t>, etc</w:t>
      </w:r>
      <w:r w:rsidR="0002539E">
        <w:t>)</w:t>
      </w:r>
      <w:r w:rsidR="005F6953">
        <w:t xml:space="preserve">, </w:t>
      </w:r>
      <w:r w:rsidR="0002539E">
        <w:t>com a possibilidade de inserir contas parcelada</w:t>
      </w:r>
      <w:r w:rsidR="00FB1133">
        <w:t>s</w:t>
      </w:r>
      <w:r w:rsidR="0002539E">
        <w:t>,</w:t>
      </w:r>
      <w:r w:rsidR="005F6953">
        <w:t xml:space="preserve"> que </w:t>
      </w:r>
      <w:r w:rsidR="0002539E">
        <w:t>serão</w:t>
      </w:r>
      <w:r w:rsidR="005F6953">
        <w:t xml:space="preserve"> gerada</w:t>
      </w:r>
      <w:r w:rsidR="0002539E">
        <w:t>s</w:t>
      </w:r>
      <w:r w:rsidR="005F6953">
        <w:t xml:space="preserve"> automaticamente</w:t>
      </w:r>
      <w:r w:rsidR="0002539E">
        <w:t xml:space="preserve"> pelo aplicativo, sendo assim, inserindo somente uma vez.</w:t>
      </w:r>
      <w:r w:rsidR="00AC1B2D">
        <w:t xml:space="preserve"> Com as informações inseridas de pagamentos e recebimentos, o aplicativo informa seu saldo para cada mês.</w:t>
      </w:r>
      <w:r w:rsidR="005F6953">
        <w:t xml:space="preserve"> </w:t>
      </w:r>
      <w:r w:rsidR="000910AC">
        <w:t>Confira a ilustração a seguir de um exemplo:</w:t>
      </w:r>
    </w:p>
    <w:p w14:paraId="1C25108E" w14:textId="77777777" w:rsidR="00415073" w:rsidRDefault="000910AC" w:rsidP="00415073">
      <w:pPr>
        <w:keepNext/>
        <w:jc w:val="center"/>
      </w:pPr>
      <w:r w:rsidRPr="000910AC">
        <w:rPr>
          <w:noProof/>
          <w:lang w:eastAsia="pt-BR"/>
        </w:rPr>
        <w:drawing>
          <wp:inline distT="0" distB="0" distL="0" distR="0" wp14:anchorId="0D9E2BD1" wp14:editId="16342741">
            <wp:extent cx="2040770" cy="4320000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4077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B7F6" w14:textId="219BE6B2" w:rsidR="000910AC" w:rsidRDefault="00415073" w:rsidP="00D4000D">
      <w:pPr>
        <w:pStyle w:val="Legenda"/>
      </w:pPr>
      <w:bookmarkStart w:id="94" w:name="_Toc46768651"/>
      <w:r>
        <w:t xml:space="preserve">Figura </w:t>
      </w:r>
      <w:r w:rsidR="003874EB">
        <w:rPr>
          <w:noProof/>
        </w:rPr>
        <w:fldChar w:fldCharType="begin"/>
      </w:r>
      <w:r w:rsidR="003874EB">
        <w:rPr>
          <w:noProof/>
        </w:rPr>
        <w:instrText xml:space="preserve"> SEQ Figura \* ARABIC </w:instrText>
      </w:r>
      <w:r w:rsidR="003874EB">
        <w:rPr>
          <w:noProof/>
        </w:rPr>
        <w:fldChar w:fldCharType="separate"/>
      </w:r>
      <w:r w:rsidR="00A4362E">
        <w:rPr>
          <w:noProof/>
        </w:rPr>
        <w:t>26</w:t>
      </w:r>
      <w:r w:rsidR="003874EB">
        <w:rPr>
          <w:noProof/>
        </w:rPr>
        <w:fldChar w:fldCharType="end"/>
      </w:r>
      <w:r>
        <w:t>: Exemplo da interface gráfica da lista de pagamentos</w:t>
      </w:r>
      <w:bookmarkEnd w:id="94"/>
    </w:p>
    <w:p w14:paraId="267B93E3" w14:textId="0BDABE77" w:rsidR="000910AC" w:rsidRDefault="000910AC" w:rsidP="000910AC">
      <w:pPr>
        <w:jc w:val="center"/>
      </w:pPr>
    </w:p>
    <w:p w14:paraId="61C99200" w14:textId="5DA10788" w:rsidR="000910AC" w:rsidRDefault="000910AC" w:rsidP="000910AC">
      <w:r>
        <w:t>Para o exemplo da imagem acima</w:t>
      </w:r>
      <w:r w:rsidR="00005FA1">
        <w:t>,</w:t>
      </w:r>
      <w:r>
        <w:t xml:space="preserve"> temos um total para pagar em </w:t>
      </w:r>
      <w:r w:rsidR="005C0698">
        <w:t>agosto</w:t>
      </w:r>
      <w:r>
        <w:t xml:space="preserve"> de 2020 de 2170,38 reais e 2500,00 reais para receber, dito isso, havendo um saldo positivo de 329,62 reais nesse mês.</w:t>
      </w:r>
    </w:p>
    <w:p w14:paraId="44B4215D" w14:textId="77777777" w:rsidR="00346A7B" w:rsidRDefault="00346A7B" w:rsidP="00325D37"/>
    <w:p w14:paraId="4D70B8E9" w14:textId="7872B176" w:rsidR="00346A7B" w:rsidRDefault="00346A7B" w:rsidP="00346A7B">
      <w:pPr>
        <w:pStyle w:val="Ttulo2"/>
      </w:pPr>
      <w:bookmarkStart w:id="95" w:name="_Toc46768700"/>
      <w:r>
        <w:t>MAPA MENTAL</w:t>
      </w:r>
      <w:bookmarkEnd w:id="95"/>
    </w:p>
    <w:p w14:paraId="6243E6BB" w14:textId="658D36C6" w:rsidR="00934B30" w:rsidRPr="00934B30" w:rsidRDefault="00934B30" w:rsidP="00934B30">
      <w:r>
        <w:t>Com intuito de entender mais um pouco sobre o que foi pensado para a solução desse projeto, foi construída o mapa mental do mesmo, que está sendo ilustrada na figura abaixo:</w:t>
      </w:r>
    </w:p>
    <w:p w14:paraId="10D32440" w14:textId="66086F19" w:rsidR="003F1FF7" w:rsidRPr="003F1FF7" w:rsidRDefault="003F1FF7" w:rsidP="003F1FF7">
      <w:r w:rsidRPr="003F1FF7">
        <w:rPr>
          <w:noProof/>
          <w:lang w:eastAsia="pt-BR"/>
        </w:rPr>
        <w:drawing>
          <wp:inline distT="0" distB="0" distL="0" distR="0" wp14:anchorId="6C9AFE80" wp14:editId="2FB30C33">
            <wp:extent cx="6120130" cy="4809490"/>
            <wp:effectExtent l="57150" t="57150" r="109220" b="10541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0949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C8E943" w14:textId="77777777" w:rsidR="0046319D" w:rsidRDefault="0046319D" w:rsidP="0046319D">
      <w:pPr>
        <w:rPr>
          <w:b/>
          <w:color w:val="FF0000"/>
        </w:rPr>
      </w:pPr>
    </w:p>
    <w:p w14:paraId="24A97BB2" w14:textId="1898A39A" w:rsidR="0046319D" w:rsidRDefault="0046319D" w:rsidP="0046319D">
      <w:pPr>
        <w:pStyle w:val="Ttulo2"/>
      </w:pPr>
      <w:bookmarkStart w:id="96" w:name="_Toc46768701"/>
      <w:r>
        <w:lastRenderedPageBreak/>
        <w:t>DIAGRAMA DE CASO DE USO</w:t>
      </w:r>
      <w:bookmarkEnd w:id="96"/>
    </w:p>
    <w:p w14:paraId="32C903E4" w14:textId="77777777" w:rsidR="0046319D" w:rsidRDefault="0046319D" w:rsidP="0046319D"/>
    <w:p w14:paraId="64A71D77" w14:textId="7D14C383" w:rsidR="0046319D" w:rsidRDefault="008A4579" w:rsidP="0046319D">
      <w:r w:rsidRPr="00491AF8">
        <w:t xml:space="preserve">O diagrama de casos de uso normalmente é </w:t>
      </w:r>
      <w:r w:rsidR="00831030">
        <w:t>concluído</w:t>
      </w:r>
      <w:r w:rsidRPr="00491AF8">
        <w:t xml:space="preserve"> no início do projeto, na parte de análise e os levantamentos de requisitos da aplicaç</w:t>
      </w:r>
      <w:r w:rsidR="00831030">
        <w:t>ão. Isso não quer dizer que será somente usado no</w:t>
      </w:r>
      <w:r w:rsidRPr="00491AF8">
        <w:t xml:space="preserve"> in</w:t>
      </w:r>
      <w:r w:rsidR="00831030">
        <w:t xml:space="preserve">ício, mas sim </w:t>
      </w:r>
      <w:r w:rsidR="003F0BC4">
        <w:t>no</w:t>
      </w:r>
      <w:r w:rsidR="00831030">
        <w:t xml:space="preserve"> desenvolvimento </w:t>
      </w:r>
      <w:r w:rsidR="003F0BC4">
        <w:t xml:space="preserve">inteiro </w:t>
      </w:r>
      <w:r w:rsidR="00831030">
        <w:t>do aplicativo. A</w:t>
      </w:r>
      <w:r w:rsidRPr="00491AF8">
        <w:t xml:space="preserve"> finalidade desse diagrama é mostrar de uma forma simples para o desenvolvedor, usuário e até mesmo leitor desse trabalho </w:t>
      </w:r>
      <w:r w:rsidR="00882572">
        <w:t xml:space="preserve">o que o aplicativo irá fazer, mesmo a pessoa </w:t>
      </w:r>
      <w:r w:rsidRPr="00491AF8">
        <w:t xml:space="preserve">não </w:t>
      </w:r>
      <w:r w:rsidR="00882572">
        <w:t>sabendo</w:t>
      </w:r>
      <w:r w:rsidRPr="00491AF8">
        <w:t xml:space="preserve"> nada da área </w:t>
      </w:r>
      <w:r w:rsidR="00882572">
        <w:t>de desenvolvimento</w:t>
      </w:r>
      <w:r w:rsidR="00E70393">
        <w:t xml:space="preserve">, </w:t>
      </w:r>
      <w:r w:rsidR="00AF7398">
        <w:t>porque</w:t>
      </w:r>
      <w:r w:rsidR="00E70393">
        <w:t xml:space="preserve"> tem uma leitura de fácil compreensão.</w:t>
      </w:r>
    </w:p>
    <w:p w14:paraId="0D2B2F72" w14:textId="3D41C0FD" w:rsidR="00A55315" w:rsidRDefault="00755FEC" w:rsidP="0046319D">
      <w:r w:rsidRPr="00755FEC">
        <w:t xml:space="preserve">A </w:t>
      </w:r>
      <w:r w:rsidR="00B928AF">
        <w:t>f</w:t>
      </w:r>
      <w:r w:rsidRPr="00755FEC">
        <w:t xml:space="preserve">igura </w:t>
      </w:r>
      <w:r w:rsidR="00B61BA3">
        <w:t>abaixo</w:t>
      </w:r>
      <w:r w:rsidRPr="00755FEC">
        <w:t xml:space="preserve"> apresenta o Diagrama de Caso de Uso geral</w:t>
      </w:r>
      <w:r>
        <w:t>.</w:t>
      </w:r>
    </w:p>
    <w:p w14:paraId="1D7AF115" w14:textId="14AE6EDE" w:rsidR="004612D3" w:rsidRDefault="004612D3" w:rsidP="0046319D"/>
    <w:p w14:paraId="2BD7E2F2" w14:textId="77777777" w:rsidR="00B61BA3" w:rsidRDefault="000442DD" w:rsidP="00B61BA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35BD22D7" wp14:editId="388F918F">
            <wp:extent cx="6120130" cy="40392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agrama de Casos de Uso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7CD0" w14:textId="77C522B1" w:rsidR="004612D3" w:rsidRDefault="00B61BA3" w:rsidP="00D4000D">
      <w:pPr>
        <w:pStyle w:val="Legenda"/>
      </w:pPr>
      <w:bookmarkStart w:id="97" w:name="_Toc46768652"/>
      <w:r>
        <w:t xml:space="preserve">Figura </w:t>
      </w:r>
      <w:r w:rsidR="003874EB">
        <w:rPr>
          <w:noProof/>
        </w:rPr>
        <w:fldChar w:fldCharType="begin"/>
      </w:r>
      <w:r w:rsidR="003874EB">
        <w:rPr>
          <w:noProof/>
        </w:rPr>
        <w:instrText xml:space="preserve"> SEQ Figura \* ARABIC </w:instrText>
      </w:r>
      <w:r w:rsidR="003874EB">
        <w:rPr>
          <w:noProof/>
        </w:rPr>
        <w:fldChar w:fldCharType="separate"/>
      </w:r>
      <w:r w:rsidR="00A4362E">
        <w:rPr>
          <w:noProof/>
        </w:rPr>
        <w:t>27</w:t>
      </w:r>
      <w:r w:rsidR="003874EB">
        <w:rPr>
          <w:noProof/>
        </w:rPr>
        <w:fldChar w:fldCharType="end"/>
      </w:r>
      <w:r w:rsidRPr="009F28CA">
        <w:t>: Diagrama de Caso de Uso – Geral</w:t>
      </w:r>
      <w:bookmarkEnd w:id="97"/>
    </w:p>
    <w:p w14:paraId="67417588" w14:textId="77777777" w:rsidR="00A32A6A" w:rsidRDefault="00A32A6A" w:rsidP="0046319D"/>
    <w:p w14:paraId="5A652DF2" w14:textId="77777777" w:rsidR="00BA4500" w:rsidRDefault="00BA4500" w:rsidP="0046319D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BA4500" w14:paraId="1DD7C54C" w14:textId="77777777" w:rsidTr="00BA4500">
        <w:tc>
          <w:tcPr>
            <w:tcW w:w="9628" w:type="dxa"/>
          </w:tcPr>
          <w:p w14:paraId="1423348B" w14:textId="7CD15166" w:rsidR="00BA4500" w:rsidRDefault="00BA4500" w:rsidP="00BA4500">
            <w:pPr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6A18E6F2" wp14:editId="0853DBC8">
                  <wp:extent cx="4120737" cy="2193337"/>
                  <wp:effectExtent l="0" t="0" r="0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Fazer Login.jp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2059" cy="2236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6BD956" w14:textId="77777777" w:rsidR="00BA4500" w:rsidRDefault="00BA4500" w:rsidP="00BA4500">
            <w:pPr>
              <w:pStyle w:val="PargrafodaLista"/>
              <w:numPr>
                <w:ilvl w:val="0"/>
                <w:numId w:val="17"/>
              </w:numPr>
              <w:jc w:val="left"/>
            </w:pPr>
            <w:r w:rsidRPr="00847326">
              <w:rPr>
                <w:b/>
              </w:rPr>
              <w:t>Finalidade / Objetivo:</w:t>
            </w:r>
            <w:r>
              <w:t xml:space="preserve"> O usuário realiza o acesso com o aplicativo.</w:t>
            </w:r>
          </w:p>
          <w:p w14:paraId="720B286B" w14:textId="77777777" w:rsidR="00BA4500" w:rsidRDefault="00BA4500" w:rsidP="00BA4500">
            <w:pPr>
              <w:pStyle w:val="PargrafodaLista"/>
              <w:numPr>
                <w:ilvl w:val="0"/>
                <w:numId w:val="17"/>
              </w:numPr>
              <w:jc w:val="left"/>
            </w:pPr>
            <w:r w:rsidRPr="00847326">
              <w:rPr>
                <w:b/>
              </w:rPr>
              <w:t>Ator</w:t>
            </w:r>
            <w:r>
              <w:t>: Usuário.</w:t>
            </w:r>
          </w:p>
          <w:p w14:paraId="14E4693C" w14:textId="77777777" w:rsidR="00BA4500" w:rsidRDefault="00BA4500" w:rsidP="00BA4500">
            <w:pPr>
              <w:pStyle w:val="PargrafodaLista"/>
              <w:numPr>
                <w:ilvl w:val="0"/>
                <w:numId w:val="17"/>
              </w:numPr>
              <w:jc w:val="left"/>
            </w:pPr>
            <w:r w:rsidRPr="00847326">
              <w:rPr>
                <w:b/>
              </w:rPr>
              <w:t>Evento inicial</w:t>
            </w:r>
            <w:r>
              <w:t>: O ator insere as suas informações de acesso para entrar no aplicativo.</w:t>
            </w:r>
          </w:p>
          <w:p w14:paraId="3C9BFF59" w14:textId="77777777" w:rsidR="00BA4500" w:rsidRDefault="00BA4500" w:rsidP="00BA4500">
            <w:pPr>
              <w:pStyle w:val="PargrafodaLista"/>
              <w:numPr>
                <w:ilvl w:val="0"/>
                <w:numId w:val="17"/>
              </w:numPr>
              <w:jc w:val="left"/>
            </w:pPr>
            <w:r w:rsidRPr="00847326">
              <w:rPr>
                <w:b/>
              </w:rPr>
              <w:t>Fluxo principal</w:t>
            </w:r>
            <w:r>
              <w:t>:</w:t>
            </w:r>
          </w:p>
          <w:p w14:paraId="526252D5" w14:textId="77777777" w:rsidR="00BA4500" w:rsidRDefault="00BA4500" w:rsidP="00BA4500">
            <w:pPr>
              <w:pStyle w:val="PargrafodaLista"/>
              <w:numPr>
                <w:ilvl w:val="1"/>
                <w:numId w:val="17"/>
              </w:numPr>
              <w:jc w:val="left"/>
            </w:pPr>
            <w:r>
              <w:t>O sistema oferece interface gráfica para o usuário inserir suas informações de acesso;</w:t>
            </w:r>
          </w:p>
          <w:p w14:paraId="6A14D3EA" w14:textId="77777777" w:rsidR="00BA4500" w:rsidRDefault="00BA4500" w:rsidP="00BA4500">
            <w:pPr>
              <w:pStyle w:val="PargrafodaLista"/>
              <w:numPr>
                <w:ilvl w:val="1"/>
                <w:numId w:val="17"/>
              </w:numPr>
              <w:jc w:val="left"/>
            </w:pPr>
            <w:r>
              <w:t>O usuário informa seus dados para acessar;</w:t>
            </w:r>
          </w:p>
          <w:p w14:paraId="78138815" w14:textId="0809CBEE" w:rsidR="00BA4500" w:rsidRDefault="00BA4500" w:rsidP="00BA4500">
            <w:pPr>
              <w:pStyle w:val="PargrafodaLista"/>
              <w:numPr>
                <w:ilvl w:val="1"/>
                <w:numId w:val="17"/>
              </w:numPr>
              <w:jc w:val="left"/>
            </w:pPr>
            <w:r>
              <w:t xml:space="preserve">O usuário confirma suas informações </w:t>
            </w:r>
            <w:r w:rsidR="00DD488E">
              <w:t xml:space="preserve">e seleciona a opção </w:t>
            </w:r>
            <w:commentRangeStart w:id="98"/>
            <w:r>
              <w:t xml:space="preserve">Logar </w:t>
            </w:r>
            <w:commentRangeEnd w:id="98"/>
            <w:r w:rsidR="004D2C74">
              <w:rPr>
                <w:rStyle w:val="Refdecomentrio"/>
              </w:rPr>
              <w:commentReference w:id="98"/>
            </w:r>
            <w:r>
              <w:t>(A1).</w:t>
            </w:r>
          </w:p>
          <w:p w14:paraId="096170AF" w14:textId="77777777" w:rsidR="00BA4500" w:rsidRDefault="00BA4500" w:rsidP="00BA4500">
            <w:pPr>
              <w:pStyle w:val="PargrafodaLista"/>
              <w:numPr>
                <w:ilvl w:val="0"/>
                <w:numId w:val="17"/>
              </w:numPr>
              <w:jc w:val="left"/>
            </w:pPr>
            <w:r w:rsidRPr="00847326">
              <w:rPr>
                <w:b/>
              </w:rPr>
              <w:t>Fluxo Alternativo</w:t>
            </w:r>
            <w:r>
              <w:t>:</w:t>
            </w:r>
          </w:p>
          <w:p w14:paraId="349E930F" w14:textId="4F66EBA9" w:rsidR="00BA4500" w:rsidRDefault="00BA4500" w:rsidP="00BA4500">
            <w:pPr>
              <w:ind w:left="360"/>
              <w:jc w:val="left"/>
            </w:pPr>
            <w:r w:rsidRPr="00847326">
              <w:rPr>
                <w:b/>
              </w:rPr>
              <w:t xml:space="preserve">A1 – O usuário não </w:t>
            </w:r>
            <w:r w:rsidR="006A13BC">
              <w:rPr>
                <w:b/>
              </w:rPr>
              <w:t xml:space="preserve">tem </w:t>
            </w:r>
            <w:r w:rsidRPr="00847326">
              <w:rPr>
                <w:b/>
              </w:rPr>
              <w:t>cadastro</w:t>
            </w:r>
            <w:r>
              <w:t>:</w:t>
            </w:r>
          </w:p>
          <w:p w14:paraId="5C197A02" w14:textId="3FB603B4" w:rsidR="00491B6C" w:rsidRDefault="00491B6C" w:rsidP="00BA4500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 sistema exibe que não existe cadastro para as informações inseridas;</w:t>
            </w:r>
          </w:p>
          <w:p w14:paraId="5E4D9DA8" w14:textId="77777777" w:rsidR="00BA4500" w:rsidRDefault="00BA4500" w:rsidP="00BA4500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 usuário clica em cadastrar;</w:t>
            </w:r>
          </w:p>
          <w:p w14:paraId="14403DF2" w14:textId="70B14A2F" w:rsidR="00BA4500" w:rsidRDefault="00BA4500" w:rsidP="00BA4500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 sistema exibe uma interface gráfica para o usuário inserir suas informações;</w:t>
            </w:r>
          </w:p>
          <w:p w14:paraId="6F073334" w14:textId="77777777" w:rsidR="00BA4500" w:rsidRDefault="00BA4500" w:rsidP="00BA4500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 usuário insere suas informações de usuário e senha;</w:t>
            </w:r>
          </w:p>
          <w:p w14:paraId="5C77D91F" w14:textId="77777777" w:rsidR="00BA4500" w:rsidRDefault="00BA4500" w:rsidP="00BA4500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 usuário clica em cadastra;</w:t>
            </w:r>
          </w:p>
          <w:p w14:paraId="62B0A88C" w14:textId="77777777" w:rsidR="00BA4500" w:rsidRDefault="00BA4500" w:rsidP="00BA4500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 sistema salva os dados no banco;</w:t>
            </w:r>
          </w:p>
          <w:p w14:paraId="2EFF93D9" w14:textId="687468D5" w:rsidR="00BA4500" w:rsidRDefault="00BA4500" w:rsidP="001D24AE">
            <w:pPr>
              <w:pStyle w:val="PargrafodaLista"/>
              <w:keepNext/>
              <w:numPr>
                <w:ilvl w:val="0"/>
                <w:numId w:val="18"/>
              </w:numPr>
              <w:jc w:val="left"/>
            </w:pPr>
            <w:r>
              <w:t>O</w:t>
            </w:r>
            <w:r w:rsidR="00C22E2C">
              <w:t xml:space="preserve"> sistema exibe a </w:t>
            </w:r>
            <w:r w:rsidR="00BB1286">
              <w:t>interface gráfica</w:t>
            </w:r>
            <w:r w:rsidR="00C22E2C">
              <w:t xml:space="preserve"> de login.</w:t>
            </w:r>
          </w:p>
        </w:tc>
      </w:tr>
    </w:tbl>
    <w:p w14:paraId="213062D7" w14:textId="77777777" w:rsidR="001D24AE" w:rsidRDefault="001D24AE" w:rsidP="00D4000D">
      <w:pPr>
        <w:pStyle w:val="Legenda"/>
      </w:pPr>
    </w:p>
    <w:p w14:paraId="2C6E89BB" w14:textId="53BDBD4F" w:rsidR="00BA4500" w:rsidRDefault="001D24AE" w:rsidP="00D4000D">
      <w:pPr>
        <w:pStyle w:val="Legenda"/>
      </w:pPr>
      <w:bookmarkStart w:id="99" w:name="_Toc46768653"/>
      <w:r>
        <w:t xml:space="preserve">Figura </w:t>
      </w:r>
      <w:r w:rsidR="003874EB">
        <w:rPr>
          <w:noProof/>
        </w:rPr>
        <w:fldChar w:fldCharType="begin"/>
      </w:r>
      <w:r w:rsidR="003874EB">
        <w:rPr>
          <w:noProof/>
        </w:rPr>
        <w:instrText xml:space="preserve"> SEQ Figura \* ARABIC </w:instrText>
      </w:r>
      <w:r w:rsidR="003874EB">
        <w:rPr>
          <w:noProof/>
        </w:rPr>
        <w:fldChar w:fldCharType="separate"/>
      </w:r>
      <w:r w:rsidR="00A4362E">
        <w:rPr>
          <w:noProof/>
        </w:rPr>
        <w:t>28</w:t>
      </w:r>
      <w:r w:rsidR="003874EB">
        <w:rPr>
          <w:noProof/>
        </w:rPr>
        <w:fldChar w:fldCharType="end"/>
      </w:r>
      <w:r w:rsidRPr="00E874F5">
        <w:t>: Diagrama de Caso de Uso – Fazer login</w:t>
      </w:r>
      <w:bookmarkEnd w:id="99"/>
    </w:p>
    <w:p w14:paraId="18097A75" w14:textId="77777777" w:rsidR="00C85498" w:rsidRDefault="00C85498" w:rsidP="0046319D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383DD5" w14:paraId="31C2F230" w14:textId="77777777" w:rsidTr="00383DD5">
        <w:tc>
          <w:tcPr>
            <w:tcW w:w="9628" w:type="dxa"/>
          </w:tcPr>
          <w:p w14:paraId="4F25F2CF" w14:textId="6B1F88F9" w:rsidR="00383DD5" w:rsidRDefault="00383DD5" w:rsidP="00383DD5">
            <w:pPr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11CB4A60" wp14:editId="6A484CBD">
                  <wp:extent cx="4536374" cy="2379737"/>
                  <wp:effectExtent l="0" t="0" r="0" b="1905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nserir DespesaReceita.jp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0134" cy="2386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2BC120" w14:textId="77777777" w:rsidR="007C5D76" w:rsidRDefault="007C5D76" w:rsidP="007C5D76">
            <w:pPr>
              <w:pStyle w:val="PargrafodaLista"/>
              <w:numPr>
                <w:ilvl w:val="0"/>
                <w:numId w:val="19"/>
              </w:numPr>
              <w:jc w:val="left"/>
            </w:pPr>
            <w:r w:rsidRPr="000B0892">
              <w:rPr>
                <w:b/>
              </w:rPr>
              <w:t>Finalidade</w:t>
            </w:r>
            <w:r>
              <w:t xml:space="preserve"> </w:t>
            </w:r>
            <w:r w:rsidRPr="000B0892">
              <w:rPr>
                <w:b/>
              </w:rPr>
              <w:t>/</w:t>
            </w:r>
            <w:r>
              <w:t xml:space="preserve"> </w:t>
            </w:r>
            <w:r w:rsidRPr="000B0892">
              <w:rPr>
                <w:b/>
              </w:rPr>
              <w:t>Objetivo</w:t>
            </w:r>
            <w:r>
              <w:t>: O usuário insere despesa ou receita.</w:t>
            </w:r>
          </w:p>
          <w:p w14:paraId="7B8FE15F" w14:textId="77777777" w:rsidR="007C5D76" w:rsidRDefault="007C5D76" w:rsidP="007C5D76">
            <w:pPr>
              <w:pStyle w:val="PargrafodaLista"/>
              <w:numPr>
                <w:ilvl w:val="0"/>
                <w:numId w:val="19"/>
              </w:numPr>
              <w:jc w:val="left"/>
            </w:pPr>
            <w:r w:rsidRPr="000B0892">
              <w:rPr>
                <w:b/>
              </w:rPr>
              <w:t>Ator</w:t>
            </w:r>
            <w:r>
              <w:t>: Usuário.</w:t>
            </w:r>
          </w:p>
          <w:p w14:paraId="016A3493" w14:textId="77777777" w:rsidR="007C5D76" w:rsidRDefault="007C5D76" w:rsidP="007C5D76">
            <w:pPr>
              <w:pStyle w:val="PargrafodaLista"/>
              <w:numPr>
                <w:ilvl w:val="0"/>
                <w:numId w:val="19"/>
              </w:numPr>
              <w:jc w:val="left"/>
            </w:pPr>
            <w:r w:rsidRPr="000B0892">
              <w:rPr>
                <w:b/>
              </w:rPr>
              <w:t>Evento inicial</w:t>
            </w:r>
            <w:r>
              <w:t xml:space="preserve">: O usuário começa o caso de uso </w:t>
            </w:r>
            <w:commentRangeStart w:id="100"/>
            <w:r>
              <w:t xml:space="preserve">clicando </w:t>
            </w:r>
            <w:commentRangeEnd w:id="100"/>
            <w:r w:rsidR="004D2C74">
              <w:rPr>
                <w:rStyle w:val="Refdecomentrio"/>
              </w:rPr>
              <w:commentReference w:id="100"/>
            </w:r>
            <w:r>
              <w:t xml:space="preserve">em inserir </w:t>
            </w:r>
            <w:r w:rsidRPr="003A132F">
              <w:rPr>
                <w:i/>
              </w:rPr>
              <w:t>despesa/receita</w:t>
            </w:r>
            <w:r>
              <w:t>.</w:t>
            </w:r>
          </w:p>
          <w:p w14:paraId="38FA0A3F" w14:textId="77777777" w:rsidR="007C5D76" w:rsidRDefault="007C5D76" w:rsidP="007C5D76">
            <w:pPr>
              <w:pStyle w:val="PargrafodaLista"/>
              <w:numPr>
                <w:ilvl w:val="0"/>
                <w:numId w:val="19"/>
              </w:numPr>
              <w:jc w:val="left"/>
            </w:pPr>
            <w:r w:rsidRPr="000B0892">
              <w:rPr>
                <w:b/>
              </w:rPr>
              <w:t>Fluxo principal</w:t>
            </w:r>
            <w:r>
              <w:t>:</w:t>
            </w:r>
          </w:p>
          <w:p w14:paraId="0BEFE47D" w14:textId="1A24187D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>O sistema oferece uma interface gráfica para iniciar a inserção</w:t>
            </w:r>
            <w:r w:rsidR="00422053">
              <w:t xml:space="preserve"> (A1)</w:t>
            </w:r>
            <w:r>
              <w:t>;</w:t>
            </w:r>
          </w:p>
          <w:p w14:paraId="7B196B20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usuário seleciona se é </w:t>
            </w:r>
            <w:r w:rsidRPr="003A132F">
              <w:rPr>
                <w:i/>
              </w:rPr>
              <w:t>despesa</w:t>
            </w:r>
            <w:r>
              <w:t xml:space="preserve"> ou </w:t>
            </w:r>
            <w:r w:rsidRPr="003A132F">
              <w:rPr>
                <w:i/>
              </w:rPr>
              <w:t>receita</w:t>
            </w:r>
            <w:r>
              <w:t>;</w:t>
            </w:r>
          </w:p>
          <w:p w14:paraId="32E7C263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>O usuário insere o valor;</w:t>
            </w:r>
          </w:p>
          <w:p w14:paraId="6643CFDD" w14:textId="2154C891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usuário seleciona a </w:t>
            </w:r>
            <w:r w:rsidRPr="003A132F">
              <w:rPr>
                <w:i/>
              </w:rPr>
              <w:t>categoria</w:t>
            </w:r>
            <w:r>
              <w:t xml:space="preserve"> da despesa ou receita;</w:t>
            </w:r>
          </w:p>
          <w:p w14:paraId="4C9F2BF5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usuário insere uma </w:t>
            </w:r>
            <w:r w:rsidRPr="003A132F">
              <w:rPr>
                <w:i/>
              </w:rPr>
              <w:t>descrição</w:t>
            </w:r>
            <w:r>
              <w:t xml:space="preserve"> da despesa ou receita;</w:t>
            </w:r>
          </w:p>
          <w:p w14:paraId="683B0EBE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usuário tem a opção de ativar </w:t>
            </w:r>
            <w:r w:rsidRPr="003A132F">
              <w:rPr>
                <w:i/>
              </w:rPr>
              <w:t>receita</w:t>
            </w:r>
            <w:r>
              <w:t xml:space="preserve"> ou </w:t>
            </w:r>
            <w:r w:rsidRPr="003A132F">
              <w:rPr>
                <w:i/>
              </w:rPr>
              <w:t>despesa</w:t>
            </w:r>
            <w:r>
              <w:t xml:space="preserve"> </w:t>
            </w:r>
            <w:r w:rsidRPr="003A132F">
              <w:rPr>
                <w:i/>
              </w:rPr>
              <w:t>mensal</w:t>
            </w:r>
            <w:r>
              <w:t>;</w:t>
            </w:r>
          </w:p>
          <w:p w14:paraId="743D1881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>O usuário insere a data de pagamento ou cobrança;</w:t>
            </w:r>
          </w:p>
          <w:p w14:paraId="5029C63C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usuário </w:t>
            </w:r>
            <w:commentRangeStart w:id="101"/>
            <w:r>
              <w:t xml:space="preserve">clica </w:t>
            </w:r>
            <w:commentRangeEnd w:id="101"/>
            <w:r w:rsidR="00253AFF">
              <w:rPr>
                <w:rStyle w:val="Refdecomentrio"/>
              </w:rPr>
              <w:commentReference w:id="101"/>
            </w:r>
            <w:r>
              <w:t xml:space="preserve">no botão de </w:t>
            </w:r>
            <w:r w:rsidRPr="003A132F">
              <w:rPr>
                <w:i/>
              </w:rPr>
              <w:t>salvar</w:t>
            </w:r>
            <w:r>
              <w:t>;</w:t>
            </w:r>
          </w:p>
          <w:p w14:paraId="1D9B5EE6" w14:textId="3452E042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>O sistema valida o valor (A</w:t>
            </w:r>
            <w:r w:rsidR="00422053">
              <w:t>2</w:t>
            </w:r>
            <w:r>
              <w:t>);</w:t>
            </w:r>
          </w:p>
          <w:p w14:paraId="13ECC974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sistema </w:t>
            </w:r>
            <w:commentRangeStart w:id="102"/>
            <w:r>
              <w:t xml:space="preserve">salva </w:t>
            </w:r>
            <w:commentRangeEnd w:id="102"/>
            <w:r w:rsidR="00253AFF">
              <w:rPr>
                <w:rStyle w:val="Refdecomentrio"/>
              </w:rPr>
              <w:commentReference w:id="102"/>
            </w:r>
            <w:r>
              <w:t>no banco as informações;</w:t>
            </w:r>
          </w:p>
          <w:p w14:paraId="1739D450" w14:textId="35A7832C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sistema exibe a </w:t>
            </w:r>
            <w:r w:rsidR="003A132F">
              <w:t>interface gráfica</w:t>
            </w:r>
            <w:r>
              <w:t xml:space="preserve"> principal do aplicativo.</w:t>
            </w:r>
          </w:p>
          <w:p w14:paraId="4427E430" w14:textId="77777777" w:rsidR="00443EC7" w:rsidRDefault="00443EC7" w:rsidP="00443EC7">
            <w:pPr>
              <w:pStyle w:val="PargrafodaLista"/>
              <w:numPr>
                <w:ilvl w:val="0"/>
                <w:numId w:val="19"/>
              </w:numPr>
              <w:jc w:val="left"/>
            </w:pPr>
            <w:r w:rsidRPr="000B0892">
              <w:rPr>
                <w:b/>
              </w:rPr>
              <w:t>Fluxo alternativo</w:t>
            </w:r>
            <w:r>
              <w:t>:</w:t>
            </w:r>
          </w:p>
          <w:p w14:paraId="4739F281" w14:textId="77777777" w:rsidR="00443EC7" w:rsidRDefault="00443EC7" w:rsidP="00443EC7">
            <w:pPr>
              <w:ind w:left="360"/>
              <w:jc w:val="left"/>
            </w:pPr>
            <w:r w:rsidRPr="000B0892">
              <w:rPr>
                <w:b/>
              </w:rPr>
              <w:t>A1 – O usuário cancela a operação</w:t>
            </w:r>
            <w:r>
              <w:t>:</w:t>
            </w:r>
          </w:p>
          <w:p w14:paraId="7905B5E2" w14:textId="77777777" w:rsidR="00443EC7" w:rsidRDefault="00443EC7" w:rsidP="00443EC7">
            <w:pPr>
              <w:pStyle w:val="PargrafodaLista"/>
              <w:numPr>
                <w:ilvl w:val="0"/>
                <w:numId w:val="20"/>
              </w:numPr>
              <w:jc w:val="left"/>
            </w:pPr>
            <w:r>
              <w:t>O usuário cancela a inserção;</w:t>
            </w:r>
          </w:p>
          <w:p w14:paraId="3735826A" w14:textId="77777777" w:rsidR="00443EC7" w:rsidRDefault="00443EC7" w:rsidP="00443EC7">
            <w:pPr>
              <w:pStyle w:val="PargrafodaLista"/>
              <w:numPr>
                <w:ilvl w:val="0"/>
                <w:numId w:val="20"/>
              </w:numPr>
              <w:jc w:val="left"/>
            </w:pPr>
            <w:r>
              <w:t>O sistema exibe a tela de início.</w:t>
            </w:r>
          </w:p>
          <w:p w14:paraId="6534A0EA" w14:textId="2557D253" w:rsidR="00443EC7" w:rsidRDefault="00443EC7" w:rsidP="00443EC7">
            <w:pPr>
              <w:jc w:val="left"/>
            </w:pPr>
            <w:r>
              <w:t xml:space="preserve">     </w:t>
            </w:r>
            <w:r w:rsidRPr="000B0892">
              <w:rPr>
                <w:b/>
              </w:rPr>
              <w:t>A2 – O usuário digita informações inválidas</w:t>
            </w:r>
            <w:r>
              <w:t>:</w:t>
            </w:r>
          </w:p>
          <w:p w14:paraId="3ECBF6AC" w14:textId="11B4BB0D" w:rsidR="00443EC7" w:rsidRDefault="00443EC7" w:rsidP="001D24AE">
            <w:pPr>
              <w:pStyle w:val="PargrafodaLista"/>
              <w:keepNext/>
              <w:numPr>
                <w:ilvl w:val="0"/>
                <w:numId w:val="22"/>
              </w:numPr>
              <w:jc w:val="left"/>
            </w:pPr>
            <w:r>
              <w:lastRenderedPageBreak/>
              <w:t>O sistema informa</w:t>
            </w:r>
            <w:r w:rsidR="001F38AE">
              <w:t xml:space="preserve"> </w:t>
            </w:r>
            <w:r>
              <w:t xml:space="preserve">para o usuário </w:t>
            </w:r>
            <w:r w:rsidR="001F38AE">
              <w:t xml:space="preserve">por meio de uma interface gráfica </w:t>
            </w:r>
            <w:r>
              <w:t>as informações inválidas.</w:t>
            </w:r>
          </w:p>
        </w:tc>
      </w:tr>
    </w:tbl>
    <w:p w14:paraId="592CA7DB" w14:textId="77777777" w:rsidR="001D24AE" w:rsidRDefault="001D24AE" w:rsidP="00D4000D">
      <w:pPr>
        <w:pStyle w:val="Legenda"/>
      </w:pPr>
    </w:p>
    <w:p w14:paraId="61A16C8B" w14:textId="2AA3D346" w:rsidR="00383DD5" w:rsidRDefault="001D24AE" w:rsidP="00D4000D">
      <w:pPr>
        <w:pStyle w:val="Legenda"/>
      </w:pPr>
      <w:bookmarkStart w:id="103" w:name="_Toc46768654"/>
      <w:r>
        <w:t xml:space="preserve">Figura </w:t>
      </w:r>
      <w:r w:rsidR="003874EB">
        <w:rPr>
          <w:noProof/>
        </w:rPr>
        <w:fldChar w:fldCharType="begin"/>
      </w:r>
      <w:r w:rsidR="003874EB">
        <w:rPr>
          <w:noProof/>
        </w:rPr>
        <w:instrText xml:space="preserve"> SEQ Figura \* ARABIC </w:instrText>
      </w:r>
      <w:r w:rsidR="003874EB">
        <w:rPr>
          <w:noProof/>
        </w:rPr>
        <w:fldChar w:fldCharType="separate"/>
      </w:r>
      <w:r w:rsidR="00A4362E">
        <w:rPr>
          <w:noProof/>
        </w:rPr>
        <w:t>29</w:t>
      </w:r>
      <w:r w:rsidR="003874EB">
        <w:rPr>
          <w:noProof/>
        </w:rPr>
        <w:fldChar w:fldCharType="end"/>
      </w:r>
      <w:r w:rsidRPr="00B07759">
        <w:t>: Diagrama de Caso de Uso – Inserir receita ou despesa</w:t>
      </w:r>
      <w:bookmarkEnd w:id="103"/>
    </w:p>
    <w:p w14:paraId="69ECEB62" w14:textId="77777777" w:rsidR="001D24AE" w:rsidRPr="001D24AE" w:rsidRDefault="001D24AE" w:rsidP="001D24AE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74CCF" w14:paraId="7AD730F2" w14:textId="77777777" w:rsidTr="00574CCF">
        <w:tc>
          <w:tcPr>
            <w:tcW w:w="9628" w:type="dxa"/>
          </w:tcPr>
          <w:p w14:paraId="11633BFA" w14:textId="6AD95391" w:rsidR="00574CCF" w:rsidRDefault="00574CCF" w:rsidP="00574CCF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5B19503E" wp14:editId="25F71CB9">
                  <wp:extent cx="4343400" cy="3352800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Histórico de transações.jp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4A4984" w14:textId="77777777" w:rsidR="00574CCF" w:rsidRDefault="00574CCF" w:rsidP="00574CCF">
            <w:pPr>
              <w:pStyle w:val="PargrafodaLista"/>
              <w:numPr>
                <w:ilvl w:val="0"/>
                <w:numId w:val="23"/>
              </w:numPr>
              <w:jc w:val="left"/>
            </w:pPr>
            <w:r w:rsidRPr="00574CCF">
              <w:rPr>
                <w:b/>
              </w:rPr>
              <w:t>Finalidade / Objetivo</w:t>
            </w:r>
            <w:r>
              <w:t xml:space="preserve">: O usuário consegue ver todas as transações </w:t>
            </w:r>
            <w:commentRangeStart w:id="104"/>
            <w:r>
              <w:t>feitas</w:t>
            </w:r>
            <w:commentRangeEnd w:id="104"/>
            <w:r w:rsidR="00253AFF">
              <w:rPr>
                <w:rStyle w:val="Refdecomentrio"/>
              </w:rPr>
              <w:commentReference w:id="104"/>
            </w:r>
            <w:r>
              <w:t>.</w:t>
            </w:r>
          </w:p>
          <w:p w14:paraId="69BBC183" w14:textId="77777777" w:rsidR="00574CCF" w:rsidRDefault="00574CCF" w:rsidP="00574CCF">
            <w:pPr>
              <w:pStyle w:val="PargrafodaLista"/>
              <w:numPr>
                <w:ilvl w:val="0"/>
                <w:numId w:val="23"/>
              </w:numPr>
              <w:jc w:val="left"/>
            </w:pPr>
            <w:r w:rsidRPr="00574CCF">
              <w:rPr>
                <w:b/>
              </w:rPr>
              <w:t>Ator</w:t>
            </w:r>
            <w:r>
              <w:t>: Usuário.</w:t>
            </w:r>
          </w:p>
          <w:p w14:paraId="76EF86A2" w14:textId="77777777" w:rsidR="00574CCF" w:rsidRDefault="00574CCF" w:rsidP="00574CCF">
            <w:pPr>
              <w:pStyle w:val="PargrafodaLista"/>
              <w:numPr>
                <w:ilvl w:val="0"/>
                <w:numId w:val="23"/>
              </w:numPr>
              <w:jc w:val="left"/>
            </w:pPr>
            <w:r w:rsidRPr="00574CCF">
              <w:rPr>
                <w:b/>
              </w:rPr>
              <w:t>Evento inicial</w:t>
            </w:r>
            <w:r>
              <w:t>: O ator clica no saldo atual que está na tela inicial do aplicativo.</w:t>
            </w:r>
          </w:p>
          <w:p w14:paraId="72E9123B" w14:textId="77777777" w:rsidR="00574CCF" w:rsidRDefault="00574CCF" w:rsidP="00574CCF">
            <w:pPr>
              <w:pStyle w:val="PargrafodaLista"/>
              <w:numPr>
                <w:ilvl w:val="0"/>
                <w:numId w:val="23"/>
              </w:numPr>
              <w:jc w:val="left"/>
            </w:pPr>
            <w:r w:rsidRPr="00574CCF">
              <w:rPr>
                <w:b/>
              </w:rPr>
              <w:t>Fluxo principal</w:t>
            </w:r>
            <w:r>
              <w:t xml:space="preserve">: </w:t>
            </w:r>
          </w:p>
          <w:p w14:paraId="52824FD4" w14:textId="77777777" w:rsidR="00574CCF" w:rsidRDefault="00574CCF" w:rsidP="00574CCF">
            <w:pPr>
              <w:pStyle w:val="PargrafodaLista"/>
              <w:numPr>
                <w:ilvl w:val="1"/>
                <w:numId w:val="23"/>
              </w:numPr>
              <w:jc w:val="left"/>
            </w:pPr>
            <w:r>
              <w:t>O sistema oferece uma interface gráfica de todas as transações do usuário;</w:t>
            </w:r>
          </w:p>
          <w:p w14:paraId="77ABA296" w14:textId="77777777" w:rsidR="00574CCF" w:rsidRDefault="00574CCF" w:rsidP="00574CCF">
            <w:pPr>
              <w:pStyle w:val="PargrafodaLista"/>
              <w:numPr>
                <w:ilvl w:val="1"/>
                <w:numId w:val="23"/>
              </w:numPr>
              <w:jc w:val="left"/>
            </w:pPr>
            <w:r>
              <w:t>O usuário informa o período que deseja para analisar;</w:t>
            </w:r>
          </w:p>
          <w:p w14:paraId="5393DEDB" w14:textId="77777777" w:rsidR="00574CCF" w:rsidRDefault="00574CCF" w:rsidP="00574CCF">
            <w:pPr>
              <w:pStyle w:val="PargrafodaLista"/>
              <w:numPr>
                <w:ilvl w:val="1"/>
                <w:numId w:val="23"/>
              </w:numPr>
              <w:jc w:val="left"/>
            </w:pPr>
            <w:r>
              <w:t>O sistema busca no banco as informações;</w:t>
            </w:r>
          </w:p>
          <w:p w14:paraId="4F2C8AD7" w14:textId="372A56ED" w:rsidR="00574CCF" w:rsidRDefault="00574CCF" w:rsidP="001D24AE">
            <w:pPr>
              <w:pStyle w:val="PargrafodaLista"/>
              <w:keepNext/>
              <w:numPr>
                <w:ilvl w:val="1"/>
                <w:numId w:val="23"/>
              </w:numPr>
              <w:jc w:val="left"/>
            </w:pPr>
            <w:r>
              <w:t>O sistema exibe todas as transações desejadas;</w:t>
            </w:r>
          </w:p>
        </w:tc>
      </w:tr>
    </w:tbl>
    <w:p w14:paraId="0CDB6E8C" w14:textId="77777777" w:rsidR="001D24AE" w:rsidRDefault="001D24AE" w:rsidP="00D4000D">
      <w:pPr>
        <w:pStyle w:val="Legenda"/>
      </w:pPr>
    </w:p>
    <w:p w14:paraId="1F9A700D" w14:textId="3CD685E5" w:rsidR="000F4DC6" w:rsidRPr="00491AF8" w:rsidRDefault="001D24AE" w:rsidP="00D4000D">
      <w:pPr>
        <w:pStyle w:val="Legenda"/>
      </w:pPr>
      <w:bookmarkStart w:id="105" w:name="_Toc46768655"/>
      <w:r>
        <w:t xml:space="preserve">Figura </w:t>
      </w:r>
      <w:r w:rsidR="003874EB">
        <w:rPr>
          <w:noProof/>
        </w:rPr>
        <w:fldChar w:fldCharType="begin"/>
      </w:r>
      <w:r w:rsidR="003874EB">
        <w:rPr>
          <w:noProof/>
        </w:rPr>
        <w:instrText xml:space="preserve"> SEQ Figura \* ARABIC </w:instrText>
      </w:r>
      <w:r w:rsidR="003874EB">
        <w:rPr>
          <w:noProof/>
        </w:rPr>
        <w:fldChar w:fldCharType="separate"/>
      </w:r>
      <w:r w:rsidR="00A4362E">
        <w:rPr>
          <w:noProof/>
        </w:rPr>
        <w:t>30</w:t>
      </w:r>
      <w:r w:rsidR="003874EB">
        <w:rPr>
          <w:noProof/>
        </w:rPr>
        <w:fldChar w:fldCharType="end"/>
      </w:r>
      <w:r w:rsidRPr="00CA1E33">
        <w:t>: Diagrama de Caso de Uso – Exibir transações</w:t>
      </w:r>
      <w:bookmarkEnd w:id="105"/>
    </w:p>
    <w:p w14:paraId="0EA57284" w14:textId="77777777" w:rsidR="0046319D" w:rsidRDefault="0046319D" w:rsidP="0046319D">
      <w:pPr>
        <w:rPr>
          <w:b/>
          <w:color w:val="FF000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A2596" w:rsidRPr="004A2596" w14:paraId="1C2DF456" w14:textId="77777777" w:rsidTr="004A2596">
        <w:tc>
          <w:tcPr>
            <w:tcW w:w="9628" w:type="dxa"/>
          </w:tcPr>
          <w:p w14:paraId="5A62C650" w14:textId="6235C40D" w:rsidR="004A2596" w:rsidRPr="004A2596" w:rsidRDefault="004A2596" w:rsidP="004A2596">
            <w:pPr>
              <w:jc w:val="center"/>
              <w:rPr>
                <w:noProof/>
                <w:lang w:eastAsia="pt-BR"/>
              </w:rPr>
            </w:pPr>
            <w:r w:rsidRPr="004A2596">
              <w:rPr>
                <w:noProof/>
                <w:lang w:eastAsia="pt-BR"/>
              </w:rPr>
              <w:lastRenderedPageBreak/>
              <w:drawing>
                <wp:inline distT="0" distB="0" distL="0" distR="0" wp14:anchorId="17B80BAF" wp14:editId="3267FD07">
                  <wp:extent cx="3016332" cy="2483646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Notifica pagamento.jp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633" cy="2494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CDE90" w14:textId="167FB6CA" w:rsidR="004A2596" w:rsidRDefault="004A2596" w:rsidP="00682681">
            <w:pPr>
              <w:pStyle w:val="PargrafodaLista"/>
              <w:numPr>
                <w:ilvl w:val="0"/>
                <w:numId w:val="27"/>
              </w:numPr>
              <w:jc w:val="left"/>
              <w:rPr>
                <w:noProof/>
                <w:lang w:eastAsia="pt-BR"/>
              </w:rPr>
            </w:pPr>
            <w:r w:rsidRPr="00682681">
              <w:rPr>
                <w:b/>
                <w:noProof/>
                <w:lang w:eastAsia="pt-BR"/>
              </w:rPr>
              <w:t xml:space="preserve">Finalidade / </w:t>
            </w:r>
            <w:r w:rsidR="00A4735C">
              <w:rPr>
                <w:b/>
                <w:noProof/>
                <w:lang w:eastAsia="pt-BR"/>
              </w:rPr>
              <w:t>Objetivo</w:t>
            </w:r>
            <w:r>
              <w:rPr>
                <w:noProof/>
                <w:lang w:eastAsia="pt-BR"/>
              </w:rPr>
              <w:t>: Exibir</w:t>
            </w:r>
            <w:r w:rsidR="00F50595">
              <w:rPr>
                <w:noProof/>
                <w:lang w:eastAsia="pt-BR"/>
              </w:rPr>
              <w:t xml:space="preserve"> notificação de pagamento a receber.</w:t>
            </w:r>
          </w:p>
          <w:p w14:paraId="7A216AB0" w14:textId="77777777" w:rsidR="00F50595" w:rsidRDefault="00F50595" w:rsidP="00682681">
            <w:pPr>
              <w:pStyle w:val="PargrafodaLista"/>
              <w:numPr>
                <w:ilvl w:val="0"/>
                <w:numId w:val="27"/>
              </w:numPr>
              <w:jc w:val="left"/>
              <w:rPr>
                <w:noProof/>
                <w:lang w:eastAsia="pt-BR"/>
              </w:rPr>
            </w:pPr>
            <w:r w:rsidRPr="00682681">
              <w:rPr>
                <w:b/>
                <w:noProof/>
                <w:lang w:eastAsia="pt-BR"/>
              </w:rPr>
              <w:t>Ator</w:t>
            </w:r>
            <w:r>
              <w:rPr>
                <w:noProof/>
                <w:lang w:eastAsia="pt-BR"/>
              </w:rPr>
              <w:t>: Sistema.</w:t>
            </w:r>
          </w:p>
          <w:p w14:paraId="008F404D" w14:textId="7F62CE8F" w:rsidR="0004457B" w:rsidRDefault="00F50595" w:rsidP="00682681">
            <w:pPr>
              <w:pStyle w:val="PargrafodaLista"/>
              <w:numPr>
                <w:ilvl w:val="0"/>
                <w:numId w:val="27"/>
              </w:numPr>
              <w:rPr>
                <w:noProof/>
                <w:lang w:eastAsia="pt-BR"/>
              </w:rPr>
            </w:pPr>
            <w:r w:rsidRPr="00682681">
              <w:rPr>
                <w:b/>
                <w:noProof/>
                <w:lang w:eastAsia="pt-BR"/>
              </w:rPr>
              <w:t>Evento inicial</w:t>
            </w:r>
            <w:r>
              <w:rPr>
                <w:noProof/>
                <w:lang w:eastAsia="pt-BR"/>
              </w:rPr>
              <w:t xml:space="preserve">: </w:t>
            </w:r>
            <w:r w:rsidR="0004457B">
              <w:rPr>
                <w:noProof/>
                <w:lang w:eastAsia="pt-BR"/>
              </w:rPr>
              <w:t>O sistema faz uma varredura de contas a receber do dia atual;</w:t>
            </w:r>
          </w:p>
          <w:p w14:paraId="163A8C20" w14:textId="0DEE0DAC" w:rsidR="00F50595" w:rsidRDefault="00F50595" w:rsidP="00682681">
            <w:pPr>
              <w:pStyle w:val="PargrafodaLista"/>
              <w:numPr>
                <w:ilvl w:val="0"/>
                <w:numId w:val="27"/>
              </w:numPr>
              <w:jc w:val="left"/>
              <w:rPr>
                <w:noProof/>
                <w:lang w:eastAsia="pt-BR"/>
              </w:rPr>
            </w:pPr>
            <w:r w:rsidRPr="00682681">
              <w:rPr>
                <w:b/>
                <w:noProof/>
                <w:lang w:eastAsia="pt-BR"/>
              </w:rPr>
              <w:t>Fluxo principal</w:t>
            </w:r>
            <w:r>
              <w:rPr>
                <w:noProof/>
                <w:lang w:eastAsia="pt-BR"/>
              </w:rPr>
              <w:t xml:space="preserve">: </w:t>
            </w:r>
          </w:p>
          <w:p w14:paraId="6BDEECF8" w14:textId="45CD219C" w:rsidR="00F50595" w:rsidRDefault="00F50595" w:rsidP="00F50595">
            <w:pPr>
              <w:pStyle w:val="PargrafodaLista"/>
              <w:numPr>
                <w:ilvl w:val="1"/>
                <w:numId w:val="25"/>
              </w:numPr>
              <w:jc w:val="left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O sistema colhe informações </w:t>
            </w:r>
            <w:r w:rsidR="00682681">
              <w:rPr>
                <w:noProof/>
                <w:lang w:eastAsia="pt-BR"/>
              </w:rPr>
              <w:t xml:space="preserve">das contas </w:t>
            </w:r>
            <w:r>
              <w:rPr>
                <w:noProof/>
                <w:lang w:eastAsia="pt-BR"/>
              </w:rPr>
              <w:t xml:space="preserve">a serem </w:t>
            </w:r>
            <w:r w:rsidR="00682681">
              <w:rPr>
                <w:noProof/>
                <w:lang w:eastAsia="pt-BR"/>
              </w:rPr>
              <w:t>recebidas</w:t>
            </w:r>
            <w:r>
              <w:rPr>
                <w:noProof/>
                <w:lang w:eastAsia="pt-BR"/>
              </w:rPr>
              <w:t>;</w:t>
            </w:r>
          </w:p>
          <w:p w14:paraId="005A1D98" w14:textId="00BE37DD" w:rsidR="00F50595" w:rsidRPr="004A2596" w:rsidRDefault="00F50595" w:rsidP="00827DDC">
            <w:pPr>
              <w:pStyle w:val="PargrafodaLista"/>
              <w:keepNext/>
              <w:numPr>
                <w:ilvl w:val="1"/>
                <w:numId w:val="25"/>
              </w:numPr>
              <w:jc w:val="left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O sistema exibe na barra de notificação do celular do usuário que o mesmo tem um pagamento a receber.</w:t>
            </w:r>
          </w:p>
        </w:tc>
      </w:tr>
    </w:tbl>
    <w:p w14:paraId="551F0E2E" w14:textId="77777777" w:rsidR="00827DDC" w:rsidRDefault="00827DDC" w:rsidP="00D4000D">
      <w:pPr>
        <w:pStyle w:val="Legenda"/>
      </w:pPr>
    </w:p>
    <w:p w14:paraId="7AB37A0F" w14:textId="5029228B" w:rsidR="00827DDC" w:rsidRDefault="00827DDC" w:rsidP="00D4000D">
      <w:pPr>
        <w:pStyle w:val="Legenda"/>
      </w:pPr>
      <w:bookmarkStart w:id="106" w:name="_Toc46768656"/>
      <w:r>
        <w:t xml:space="preserve">Figura </w:t>
      </w:r>
      <w:r w:rsidR="003874EB">
        <w:rPr>
          <w:noProof/>
        </w:rPr>
        <w:fldChar w:fldCharType="begin"/>
      </w:r>
      <w:r w:rsidR="003874EB">
        <w:rPr>
          <w:noProof/>
        </w:rPr>
        <w:instrText xml:space="preserve"> SEQ Figura \* ARABIC </w:instrText>
      </w:r>
      <w:r w:rsidR="003874EB">
        <w:rPr>
          <w:noProof/>
        </w:rPr>
        <w:fldChar w:fldCharType="separate"/>
      </w:r>
      <w:r w:rsidR="00A4362E">
        <w:rPr>
          <w:noProof/>
        </w:rPr>
        <w:t>31</w:t>
      </w:r>
      <w:r w:rsidR="003874EB">
        <w:rPr>
          <w:noProof/>
        </w:rPr>
        <w:fldChar w:fldCharType="end"/>
      </w:r>
      <w:r w:rsidRPr="00363F36">
        <w:t>: Diagrama de Caso de Uso – Notifica pagamento</w:t>
      </w:r>
      <w:bookmarkEnd w:id="106"/>
    </w:p>
    <w:p w14:paraId="5A6208B4" w14:textId="12BE790E" w:rsidR="00D42F90" w:rsidRDefault="00D42F90" w:rsidP="00D42F90">
      <w:pPr>
        <w:tabs>
          <w:tab w:val="center" w:pos="4819"/>
          <w:tab w:val="left" w:pos="8004"/>
        </w:tabs>
        <w:jc w:val="left"/>
        <w:rPr>
          <w:b/>
        </w:rPr>
      </w:pPr>
      <w:r>
        <w:rPr>
          <w:b/>
        </w:rPr>
        <w:tab/>
      </w:r>
    </w:p>
    <w:p w14:paraId="1A34BDF5" w14:textId="77777777" w:rsidR="004A2596" w:rsidRDefault="004A2596" w:rsidP="0046319D">
      <w:pPr>
        <w:rPr>
          <w:b/>
          <w:color w:val="FF000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A4735C" w14:paraId="6F982F02" w14:textId="77777777" w:rsidTr="00A4735C">
        <w:tc>
          <w:tcPr>
            <w:tcW w:w="9628" w:type="dxa"/>
          </w:tcPr>
          <w:p w14:paraId="0BFFDA2A" w14:textId="77777777" w:rsidR="00A4735C" w:rsidRPr="00A4735C" w:rsidRDefault="00A4735C" w:rsidP="00366A9B">
            <w:pPr>
              <w:jc w:val="center"/>
            </w:pPr>
            <w:r w:rsidRPr="00A4735C">
              <w:rPr>
                <w:noProof/>
                <w:lang w:eastAsia="pt-BR"/>
              </w:rPr>
              <w:drawing>
                <wp:inline distT="0" distB="0" distL="0" distR="0" wp14:anchorId="50877DFA" wp14:editId="1621066A">
                  <wp:extent cx="2909454" cy="2395643"/>
                  <wp:effectExtent l="0" t="0" r="5715" b="5080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Notifica vencimento.jp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169" cy="2401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AD9CF8" w14:textId="6E1A3000" w:rsidR="00A4735C" w:rsidRPr="00A4735C" w:rsidRDefault="00A4735C" w:rsidP="00A4735C">
            <w:pPr>
              <w:pStyle w:val="PargrafodaLista"/>
              <w:numPr>
                <w:ilvl w:val="0"/>
                <w:numId w:val="28"/>
              </w:numPr>
            </w:pPr>
            <w:r w:rsidRPr="00D45363">
              <w:rPr>
                <w:b/>
              </w:rPr>
              <w:t>Finalidade / Objetivo</w:t>
            </w:r>
            <w:r w:rsidRPr="00A4735C">
              <w:t xml:space="preserve">: Exibir notificação de </w:t>
            </w:r>
            <w:r w:rsidR="00366A9B">
              <w:t>contas</w:t>
            </w:r>
            <w:r w:rsidRPr="00A4735C">
              <w:t xml:space="preserve"> a </w:t>
            </w:r>
            <w:r w:rsidR="00366A9B">
              <w:t>pagar</w:t>
            </w:r>
            <w:r w:rsidRPr="00A4735C">
              <w:t>.</w:t>
            </w:r>
          </w:p>
          <w:p w14:paraId="5C6BD399" w14:textId="77777777" w:rsidR="00A4735C" w:rsidRPr="00A4735C" w:rsidRDefault="00A4735C" w:rsidP="00A4735C">
            <w:pPr>
              <w:pStyle w:val="PargrafodaLista"/>
              <w:numPr>
                <w:ilvl w:val="0"/>
                <w:numId w:val="28"/>
              </w:numPr>
            </w:pPr>
            <w:r w:rsidRPr="00D45363">
              <w:rPr>
                <w:b/>
              </w:rPr>
              <w:t>Ator</w:t>
            </w:r>
            <w:r w:rsidRPr="00A4735C">
              <w:t>: Sistema.</w:t>
            </w:r>
          </w:p>
          <w:p w14:paraId="2FA177F0" w14:textId="1D5987EC" w:rsidR="00A4735C" w:rsidRPr="00A4735C" w:rsidRDefault="00A4735C" w:rsidP="00A4735C">
            <w:pPr>
              <w:pStyle w:val="PargrafodaLista"/>
              <w:numPr>
                <w:ilvl w:val="0"/>
                <w:numId w:val="28"/>
              </w:numPr>
            </w:pPr>
            <w:r w:rsidRPr="00D45363">
              <w:rPr>
                <w:b/>
              </w:rPr>
              <w:lastRenderedPageBreak/>
              <w:t>Evento inicial</w:t>
            </w:r>
            <w:r w:rsidRPr="00A4735C">
              <w:t xml:space="preserve">: O sistema faz uma varredura de contas a </w:t>
            </w:r>
            <w:r w:rsidR="007119E5">
              <w:t>pagar</w:t>
            </w:r>
            <w:r w:rsidRPr="00A4735C">
              <w:t xml:space="preserve"> do dia atual;</w:t>
            </w:r>
          </w:p>
          <w:p w14:paraId="6083067B" w14:textId="77777777" w:rsidR="00A4735C" w:rsidRPr="00A4735C" w:rsidRDefault="00A4735C" w:rsidP="00A4735C">
            <w:pPr>
              <w:pStyle w:val="PargrafodaLista"/>
              <w:numPr>
                <w:ilvl w:val="0"/>
                <w:numId w:val="28"/>
              </w:numPr>
            </w:pPr>
            <w:r w:rsidRPr="00D45363">
              <w:rPr>
                <w:b/>
              </w:rPr>
              <w:t>Fluxo principal</w:t>
            </w:r>
            <w:r w:rsidRPr="00A4735C">
              <w:t xml:space="preserve">: </w:t>
            </w:r>
          </w:p>
          <w:p w14:paraId="1D9C83CA" w14:textId="13C914C7" w:rsidR="00A4735C" w:rsidRPr="00A4735C" w:rsidRDefault="00A4735C" w:rsidP="00A4735C">
            <w:pPr>
              <w:pStyle w:val="PargrafodaLista"/>
              <w:numPr>
                <w:ilvl w:val="1"/>
                <w:numId w:val="28"/>
              </w:numPr>
            </w:pPr>
            <w:r w:rsidRPr="00A4735C">
              <w:t xml:space="preserve">O sistema colhe informações das contas a serem </w:t>
            </w:r>
            <w:r w:rsidR="00251CC6">
              <w:t>pagas</w:t>
            </w:r>
            <w:r w:rsidRPr="00A4735C">
              <w:t>;</w:t>
            </w:r>
          </w:p>
          <w:p w14:paraId="6C64BC49" w14:textId="7B77154C" w:rsidR="00A4735C" w:rsidRPr="00A4735C" w:rsidRDefault="00A4735C" w:rsidP="00827DDC">
            <w:pPr>
              <w:pStyle w:val="PargrafodaLista"/>
              <w:keepNext/>
              <w:numPr>
                <w:ilvl w:val="1"/>
                <w:numId w:val="28"/>
              </w:numPr>
            </w:pPr>
            <w:r w:rsidRPr="00A4735C">
              <w:t>O sistema exibe na barra de notificação do celula</w:t>
            </w:r>
            <w:r w:rsidR="00227797">
              <w:t xml:space="preserve">r do usuário que o mesmo tem uma conta </w:t>
            </w:r>
            <w:r w:rsidRPr="00A4735C">
              <w:t>a receber.</w:t>
            </w:r>
          </w:p>
        </w:tc>
      </w:tr>
    </w:tbl>
    <w:p w14:paraId="5559BC40" w14:textId="77777777" w:rsidR="00827DDC" w:rsidRDefault="00827DDC" w:rsidP="00D4000D">
      <w:pPr>
        <w:pStyle w:val="Legenda"/>
      </w:pPr>
    </w:p>
    <w:p w14:paraId="656A4B5E" w14:textId="046943C6" w:rsidR="0004457B" w:rsidRDefault="00827DDC" w:rsidP="00D4000D">
      <w:pPr>
        <w:pStyle w:val="Legenda"/>
      </w:pPr>
      <w:bookmarkStart w:id="107" w:name="_Toc46768657"/>
      <w:r>
        <w:t xml:space="preserve">Figura </w:t>
      </w:r>
      <w:r w:rsidR="003874EB">
        <w:rPr>
          <w:noProof/>
        </w:rPr>
        <w:fldChar w:fldCharType="begin"/>
      </w:r>
      <w:r w:rsidR="003874EB">
        <w:rPr>
          <w:noProof/>
        </w:rPr>
        <w:instrText xml:space="preserve"> SEQ Figura \* ARABIC </w:instrText>
      </w:r>
      <w:r w:rsidR="003874EB">
        <w:rPr>
          <w:noProof/>
        </w:rPr>
        <w:fldChar w:fldCharType="separate"/>
      </w:r>
      <w:r w:rsidR="00A4362E">
        <w:rPr>
          <w:noProof/>
        </w:rPr>
        <w:t>32</w:t>
      </w:r>
      <w:r w:rsidR="003874EB">
        <w:rPr>
          <w:noProof/>
        </w:rPr>
        <w:fldChar w:fldCharType="end"/>
      </w:r>
      <w:r w:rsidRPr="006D65C5">
        <w:t>: Diagrama de Caso de Uso – Notifica vencimento</w:t>
      </w:r>
      <w:bookmarkEnd w:id="107"/>
    </w:p>
    <w:p w14:paraId="116B2972" w14:textId="77777777" w:rsidR="0094676A" w:rsidRPr="0094676A" w:rsidRDefault="0094676A" w:rsidP="0094676A"/>
    <w:p w14:paraId="1BF21447" w14:textId="77777777" w:rsidR="006850C7" w:rsidRPr="006850C7" w:rsidRDefault="006850C7" w:rsidP="006850C7"/>
    <w:p w14:paraId="7C26E2E1" w14:textId="3578D5F6" w:rsidR="0046319D" w:rsidRDefault="0046319D" w:rsidP="0046319D">
      <w:pPr>
        <w:pStyle w:val="Ttulo2"/>
      </w:pPr>
      <w:bookmarkStart w:id="108" w:name="_Toc46768702"/>
      <w:r>
        <w:t>DIAGRAMA DE CLASSES</w:t>
      </w:r>
      <w:bookmarkEnd w:id="108"/>
    </w:p>
    <w:p w14:paraId="7D68621B" w14:textId="77777777" w:rsidR="004612D3" w:rsidRDefault="004612D3" w:rsidP="004612D3"/>
    <w:p w14:paraId="75CB24D3" w14:textId="6C25F213" w:rsidR="0046319D" w:rsidRDefault="004612D3" w:rsidP="003F09DE">
      <w:r>
        <w:t>O diagrama de classe é um diagrama que tem como público alvo pessoas que estão desenvolvendo o projeto, mais específico para o desenvolvedor, pois de acordo com Tybel (2016), o Diagrama de Classe é exibição de uma estrutura do banco de dados, ou seja, estrutura das classes interligadas que são como se fossem modelos para a aplicação.</w:t>
      </w:r>
      <w:r w:rsidR="004E0A3F">
        <w:t xml:space="preserve"> Dito isso, </w:t>
      </w:r>
      <w:r w:rsidR="009C5E6F">
        <w:t>facilita</w:t>
      </w:r>
      <w:r w:rsidR="004E0A3F">
        <w:t xml:space="preserve"> para o programador </w:t>
      </w:r>
      <w:r w:rsidR="009C5E6F">
        <w:t>a</w:t>
      </w:r>
      <w:r w:rsidR="004E0A3F">
        <w:t xml:space="preserve"> </w:t>
      </w:r>
      <w:r w:rsidR="009C5E6F">
        <w:t>estruturação</w:t>
      </w:r>
      <w:r w:rsidR="004E0A3F">
        <w:t xml:space="preserve"> </w:t>
      </w:r>
      <w:r w:rsidR="009C5E6F">
        <w:t>do</w:t>
      </w:r>
      <w:r w:rsidR="004E0A3F">
        <w:t xml:space="preserve"> </w:t>
      </w:r>
      <w:r w:rsidR="00211A7A">
        <w:t>banco para o próximo passo</w:t>
      </w:r>
      <w:r w:rsidR="009C5E6F">
        <w:t>,</w:t>
      </w:r>
      <w:r w:rsidR="00211A7A">
        <w:t xml:space="preserve"> que seria o desenvolvimento do aplicativo.</w:t>
      </w:r>
      <w:r w:rsidR="00CC560F">
        <w:t xml:space="preserve"> Na imagem a seguir, será exibido o diagrama de </w:t>
      </w:r>
      <w:r w:rsidR="00396FF7">
        <w:t>classe que contém os principais atributos e métodos que será necessário em cada objeto para a aplicação móvel.</w:t>
      </w:r>
    </w:p>
    <w:p w14:paraId="2CFAF705" w14:textId="77777777" w:rsidR="00771DE8" w:rsidRDefault="00771DE8" w:rsidP="003F09DE"/>
    <w:p w14:paraId="3A3E96D7" w14:textId="77777777" w:rsidR="00D4000D" w:rsidRDefault="00601724" w:rsidP="00D4000D">
      <w:pPr>
        <w:keepNext/>
      </w:pPr>
      <w:commentRangeStart w:id="109"/>
      <w:r>
        <w:rPr>
          <w:b/>
          <w:noProof/>
          <w:color w:val="FF0000"/>
          <w:lang w:eastAsia="pt-BR"/>
        </w:rPr>
        <w:lastRenderedPageBreak/>
        <w:drawing>
          <wp:inline distT="0" distB="0" distL="0" distR="0" wp14:anchorId="5E61DBF5" wp14:editId="38C947CA">
            <wp:extent cx="6120130" cy="680910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iagrama de Classe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0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9"/>
      <w:r w:rsidR="00253AFF">
        <w:rPr>
          <w:rStyle w:val="Refdecomentrio"/>
        </w:rPr>
        <w:commentReference w:id="109"/>
      </w:r>
    </w:p>
    <w:p w14:paraId="32E353FB" w14:textId="435B8E83" w:rsidR="00771DE8" w:rsidRDefault="00D4000D" w:rsidP="00D4000D">
      <w:pPr>
        <w:pStyle w:val="Legenda"/>
        <w:rPr>
          <w:color w:val="FF0000"/>
        </w:rPr>
      </w:pPr>
      <w:bookmarkStart w:id="110" w:name="_Toc46768658"/>
      <w:r>
        <w:t xml:space="preserve">Figura </w:t>
      </w:r>
      <w:r w:rsidR="003874EB">
        <w:rPr>
          <w:noProof/>
        </w:rPr>
        <w:fldChar w:fldCharType="begin"/>
      </w:r>
      <w:r w:rsidR="003874EB">
        <w:rPr>
          <w:noProof/>
        </w:rPr>
        <w:instrText xml:space="preserve"> SEQ Figura \* ARABIC </w:instrText>
      </w:r>
      <w:r w:rsidR="003874EB">
        <w:rPr>
          <w:noProof/>
        </w:rPr>
        <w:fldChar w:fldCharType="separate"/>
      </w:r>
      <w:r w:rsidR="00A4362E">
        <w:rPr>
          <w:noProof/>
        </w:rPr>
        <w:t>33</w:t>
      </w:r>
      <w:r w:rsidR="003874EB">
        <w:rPr>
          <w:noProof/>
        </w:rPr>
        <w:fldChar w:fldCharType="end"/>
      </w:r>
      <w:r>
        <w:t>: Diagrama de classe</w:t>
      </w:r>
      <w:bookmarkEnd w:id="110"/>
    </w:p>
    <w:p w14:paraId="03D93E1D" w14:textId="77777777" w:rsidR="00085469" w:rsidRDefault="00085469" w:rsidP="00F46334">
      <w:pPr>
        <w:jc w:val="center"/>
        <w:rPr>
          <w:b/>
        </w:rPr>
      </w:pPr>
    </w:p>
    <w:p w14:paraId="0F5F772D" w14:textId="77777777" w:rsidR="00DD7CC3" w:rsidRDefault="00DD7CC3" w:rsidP="00F46334">
      <w:pPr>
        <w:jc w:val="center"/>
        <w:rPr>
          <w:b/>
        </w:rPr>
      </w:pPr>
    </w:p>
    <w:p w14:paraId="403082CD" w14:textId="77777777" w:rsidR="00085469" w:rsidRDefault="00085469" w:rsidP="00F46334">
      <w:pPr>
        <w:jc w:val="center"/>
        <w:rPr>
          <w:b/>
        </w:rPr>
      </w:pPr>
    </w:p>
    <w:p w14:paraId="2016C904" w14:textId="77777777" w:rsidR="00085469" w:rsidRDefault="00085469" w:rsidP="00F46334">
      <w:pPr>
        <w:jc w:val="center"/>
        <w:rPr>
          <w:b/>
        </w:rPr>
      </w:pPr>
    </w:p>
    <w:p w14:paraId="538EE325" w14:textId="77777777" w:rsidR="00BF134B" w:rsidRDefault="00BF134B" w:rsidP="00F46334">
      <w:pPr>
        <w:jc w:val="center"/>
        <w:rPr>
          <w:b/>
        </w:rPr>
      </w:pPr>
    </w:p>
    <w:p w14:paraId="252A706D" w14:textId="7579D4F3" w:rsidR="00085469" w:rsidRPr="00F46334" w:rsidRDefault="00085469" w:rsidP="00834586">
      <w:pPr>
        <w:rPr>
          <w:b/>
          <w:color w:val="FF0000"/>
        </w:rPr>
      </w:pPr>
    </w:p>
    <w:p w14:paraId="58133F18" w14:textId="0FF2D536" w:rsidR="0099605C" w:rsidRPr="00834586" w:rsidRDefault="00AB1C72" w:rsidP="0046319D">
      <w:r w:rsidRPr="00834586">
        <w:t>A leitura da figura exibida acima é da seguinte forma:</w:t>
      </w:r>
    </w:p>
    <w:p w14:paraId="72144DA0" w14:textId="337BC8B4" w:rsidR="00AB1C72" w:rsidRPr="00834586" w:rsidRDefault="00272BCD" w:rsidP="00AB1C72">
      <w:pPr>
        <w:pStyle w:val="PargrafodaLista"/>
        <w:numPr>
          <w:ilvl w:val="0"/>
          <w:numId w:val="14"/>
        </w:numPr>
      </w:pPr>
      <w:commentRangeStart w:id="111"/>
      <w:r w:rsidRPr="00834586">
        <w:t>Usuário pode zero ou muitas contas</w:t>
      </w:r>
      <w:r w:rsidR="00AB1C72" w:rsidRPr="00834586">
        <w:t>;</w:t>
      </w:r>
    </w:p>
    <w:p w14:paraId="62D1AB35" w14:textId="6B5C1302" w:rsidR="00272BCD" w:rsidRPr="00834586" w:rsidRDefault="00272BCD" w:rsidP="00AB1C72">
      <w:pPr>
        <w:pStyle w:val="PargrafodaLista"/>
        <w:numPr>
          <w:ilvl w:val="0"/>
          <w:numId w:val="14"/>
        </w:numPr>
      </w:pPr>
      <w:r w:rsidRPr="00834586">
        <w:t>Uma conta pode ter apenas um usuário;</w:t>
      </w:r>
    </w:p>
    <w:p w14:paraId="1CD3ECFF" w14:textId="5FBD96A9" w:rsidR="00601724" w:rsidRPr="00834586" w:rsidRDefault="00601724" w:rsidP="00AB1C72">
      <w:pPr>
        <w:pStyle w:val="PargrafodaLista"/>
        <w:numPr>
          <w:ilvl w:val="0"/>
          <w:numId w:val="14"/>
        </w:numPr>
      </w:pPr>
      <w:r w:rsidRPr="00834586">
        <w:t>Uma conta precisa depende de um tipo de conta e uma categoria;</w:t>
      </w:r>
    </w:p>
    <w:p w14:paraId="5CFAFC8D" w14:textId="77777777" w:rsidR="00834586" w:rsidRPr="00834586" w:rsidRDefault="00601724" w:rsidP="00AB1C72">
      <w:pPr>
        <w:pStyle w:val="PargrafodaLista"/>
        <w:numPr>
          <w:ilvl w:val="0"/>
          <w:numId w:val="14"/>
        </w:numPr>
      </w:pPr>
      <w:r w:rsidRPr="00834586">
        <w:t>Uma categoria de pagamento depende de um tipo de conta;</w:t>
      </w:r>
    </w:p>
    <w:p w14:paraId="26F80F80" w14:textId="77777777" w:rsidR="00834586" w:rsidRPr="00834586" w:rsidRDefault="00834586" w:rsidP="00AB1C72">
      <w:pPr>
        <w:pStyle w:val="PargrafodaLista"/>
        <w:numPr>
          <w:ilvl w:val="0"/>
          <w:numId w:val="14"/>
        </w:numPr>
      </w:pPr>
      <w:r w:rsidRPr="00834586">
        <w:t>Um tipo de conta pode ter muitas contas;</w:t>
      </w:r>
    </w:p>
    <w:p w14:paraId="23825954" w14:textId="2752024F" w:rsidR="00601724" w:rsidRDefault="00834586" w:rsidP="00AB1C72">
      <w:pPr>
        <w:pStyle w:val="PargrafodaLista"/>
        <w:numPr>
          <w:ilvl w:val="0"/>
          <w:numId w:val="14"/>
        </w:numPr>
      </w:pPr>
      <w:r w:rsidRPr="00834586">
        <w:t xml:space="preserve">Um tipo de conta pode ter muitas categorias de </w:t>
      </w:r>
      <w:proofErr w:type="gramStart"/>
      <w:r w:rsidRPr="00834586">
        <w:t>pagamentos;</w:t>
      </w:r>
      <w:r w:rsidR="00601724" w:rsidRPr="00834586">
        <w:t xml:space="preserve">  </w:t>
      </w:r>
      <w:commentRangeEnd w:id="111"/>
      <w:proofErr w:type="gramEnd"/>
      <w:r w:rsidR="00253AFF">
        <w:rPr>
          <w:rStyle w:val="Refdecomentrio"/>
        </w:rPr>
        <w:commentReference w:id="111"/>
      </w:r>
    </w:p>
    <w:p w14:paraId="13750129" w14:textId="77777777" w:rsidR="00546702" w:rsidRPr="00834586" w:rsidRDefault="00546702" w:rsidP="00546702">
      <w:pPr>
        <w:pStyle w:val="PargrafodaLista"/>
      </w:pPr>
    </w:p>
    <w:p w14:paraId="1D77CC0A" w14:textId="77777777" w:rsidR="007D644D" w:rsidRPr="00AB1C72" w:rsidRDefault="007D644D" w:rsidP="007D644D">
      <w:pPr>
        <w:pStyle w:val="PargrafodaLista"/>
      </w:pPr>
    </w:p>
    <w:p w14:paraId="756856D4" w14:textId="3ED7FE6C" w:rsidR="0099605C" w:rsidRDefault="0099605C" w:rsidP="0099605C">
      <w:pPr>
        <w:pStyle w:val="Ttulo2"/>
      </w:pPr>
      <w:bookmarkStart w:id="112" w:name="_Toc46768703"/>
      <w:r>
        <w:t>DIAGRAMA DE ATIVIDADE</w:t>
      </w:r>
      <w:bookmarkEnd w:id="112"/>
    </w:p>
    <w:p w14:paraId="276FB238" w14:textId="37D1171B" w:rsidR="0099605C" w:rsidRDefault="0099605C" w:rsidP="0099605C">
      <w:pPr>
        <w:rPr>
          <w:b/>
          <w:color w:val="FF0000"/>
        </w:rPr>
      </w:pPr>
    </w:p>
    <w:p w14:paraId="54984274" w14:textId="295308EE" w:rsidR="008718B0" w:rsidRDefault="00AF2CD9" w:rsidP="0099605C">
      <w:r w:rsidRPr="0004729D">
        <w:t>Para se comunicar dentro de uma organização sobre um projeto e mostrar de uma forma mais clara de como ele funciona, usam-se diagrama de atividades que s</w:t>
      </w:r>
      <w:r w:rsidR="004D4F71" w:rsidRPr="0004729D">
        <w:t xml:space="preserve">egundo </w:t>
      </w:r>
      <w:r w:rsidR="00F26F9F" w:rsidRPr="0004729D">
        <w:t>Lucidchart</w:t>
      </w:r>
      <w:r w:rsidR="004D4F71" w:rsidRPr="0004729D">
        <w:t xml:space="preserve"> (</w:t>
      </w:r>
      <w:r w:rsidR="00F26F9F" w:rsidRPr="0004729D">
        <w:t>2018?</w:t>
      </w:r>
      <w:r w:rsidR="004D4F71" w:rsidRPr="0004729D">
        <w:t xml:space="preserve">) </w:t>
      </w:r>
      <w:proofErr w:type="gramStart"/>
      <w:r w:rsidR="00093914">
        <w:t>possui</w:t>
      </w:r>
      <w:proofErr w:type="gramEnd"/>
      <w:r w:rsidRPr="0004729D">
        <w:t xml:space="preserve"> como finalidade principal unir desenvolvedores e pessoas da área de negócio a entender um determinado processo, </w:t>
      </w:r>
      <w:r w:rsidR="00D46087">
        <w:t>ou seja,</w:t>
      </w:r>
      <w:r w:rsidR="00A7252A">
        <w:t xml:space="preserve"> uma</w:t>
      </w:r>
      <w:r w:rsidRPr="0004729D">
        <w:t xml:space="preserve"> atividade. </w:t>
      </w:r>
    </w:p>
    <w:p w14:paraId="31D4AC59" w14:textId="25DB811E" w:rsidR="00062965" w:rsidRDefault="00E477B5" w:rsidP="0099605C">
      <w:r>
        <w:t>Nesse diagrama mostra-se as lógicas do algoritmo, etapas das atividades, processo de negócio entre usuários e s</w:t>
      </w:r>
      <w:r w:rsidR="007F5EA3">
        <w:t>istema e também o esclarecimento do projeto.</w:t>
      </w:r>
      <w:r w:rsidR="000E75C8">
        <w:t xml:space="preserve"> Na figura * é exibido o diagrama de atividade do projeto, nele consegue-se entender como funciona uma inclusão de despesa ou receita no aplicativo.</w:t>
      </w:r>
    </w:p>
    <w:p w14:paraId="622BCBD6" w14:textId="77777777" w:rsidR="00D4000D" w:rsidRDefault="00E47564" w:rsidP="00D4000D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653EF9F4" wp14:editId="076C0F04">
            <wp:extent cx="6120130" cy="4413250"/>
            <wp:effectExtent l="0" t="0" r="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 de Atividade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9BCB" w14:textId="545E7288" w:rsidR="009E3E4E" w:rsidRDefault="00D4000D" w:rsidP="00D4000D">
      <w:pPr>
        <w:pStyle w:val="Legenda"/>
      </w:pPr>
      <w:bookmarkStart w:id="113" w:name="_Toc46768659"/>
      <w:r>
        <w:t xml:space="preserve">Figura </w:t>
      </w:r>
      <w:r w:rsidR="003874EB">
        <w:rPr>
          <w:noProof/>
        </w:rPr>
        <w:fldChar w:fldCharType="begin"/>
      </w:r>
      <w:r w:rsidR="003874EB">
        <w:rPr>
          <w:noProof/>
        </w:rPr>
        <w:instrText xml:space="preserve"> SEQ Figura \* ARABIC </w:instrText>
      </w:r>
      <w:r w:rsidR="003874EB">
        <w:rPr>
          <w:noProof/>
        </w:rPr>
        <w:fldChar w:fldCharType="separate"/>
      </w:r>
      <w:r w:rsidR="00A4362E">
        <w:rPr>
          <w:noProof/>
        </w:rPr>
        <w:t>34</w:t>
      </w:r>
      <w:r w:rsidR="003874EB">
        <w:rPr>
          <w:noProof/>
        </w:rPr>
        <w:fldChar w:fldCharType="end"/>
      </w:r>
      <w:r w:rsidRPr="00FB1DCD">
        <w:t>: Diagrama de Atividade para inserir despesa ou receita</w:t>
      </w:r>
      <w:bookmarkEnd w:id="113"/>
    </w:p>
    <w:p w14:paraId="248BF629" w14:textId="77777777" w:rsidR="008263C3" w:rsidRDefault="008263C3" w:rsidP="009E3E4E"/>
    <w:p w14:paraId="2509F945" w14:textId="2112E460" w:rsidR="009E3E4E" w:rsidRPr="00F70C06" w:rsidRDefault="009E3E4E" w:rsidP="0099605C">
      <w:pPr>
        <w:rPr>
          <w:vertAlign w:val="subscript"/>
        </w:rPr>
      </w:pPr>
    </w:p>
    <w:p w14:paraId="7233B3C0" w14:textId="77777777" w:rsidR="00312E64" w:rsidRDefault="00312E64" w:rsidP="0099605C">
      <w:pPr>
        <w:rPr>
          <w:b/>
          <w:color w:val="FF0000"/>
        </w:rPr>
      </w:pPr>
    </w:p>
    <w:p w14:paraId="5F6100FC" w14:textId="77777777" w:rsidR="0099605C" w:rsidRPr="0099605C" w:rsidRDefault="0099605C" w:rsidP="0099605C"/>
    <w:p w14:paraId="77F7C807" w14:textId="77777777" w:rsidR="00BF6A83" w:rsidRDefault="00BF6A83" w:rsidP="00C27136"/>
    <w:p w14:paraId="77C1A874" w14:textId="77777777" w:rsidR="00BF6A83" w:rsidRDefault="00BF6A83" w:rsidP="00C27136"/>
    <w:p w14:paraId="5B686A57" w14:textId="77777777" w:rsidR="00BF6A83" w:rsidRDefault="00BF6A83" w:rsidP="00C27136"/>
    <w:p w14:paraId="3DFBA20C" w14:textId="21650DA5" w:rsidR="00976C67" w:rsidRDefault="00653851" w:rsidP="00653851">
      <w:pPr>
        <w:pStyle w:val="Ttulo1"/>
      </w:pPr>
      <w:bookmarkStart w:id="114" w:name="_Toc46768704"/>
      <w:r>
        <w:lastRenderedPageBreak/>
        <w:t>DESENVOLVIMENTO</w:t>
      </w:r>
      <w:bookmarkEnd w:id="114"/>
    </w:p>
    <w:p w14:paraId="4283991E" w14:textId="4097105D" w:rsidR="00653851" w:rsidRDefault="00D06FAD" w:rsidP="00D35EF7">
      <w:r>
        <w:t xml:space="preserve">Nessa </w:t>
      </w:r>
      <w:r w:rsidR="00794623">
        <w:t>seção</w:t>
      </w:r>
      <w:r>
        <w:t xml:space="preserve"> será esclarecido o desenvolvimento do trabalho. E para maior didática, a </w:t>
      </w:r>
      <w:r w:rsidR="00D35EF7">
        <w:t>imagem abaixo ilustra a arquitetura que foi utilizada no apl</w:t>
      </w:r>
      <w:r w:rsidR="003B288B">
        <w:t>icativo SEU CONTROLE FINANCEIRO</w:t>
      </w:r>
      <w:r w:rsidR="00D35EF7">
        <w:t>:</w:t>
      </w:r>
    </w:p>
    <w:p w14:paraId="3844752E" w14:textId="77777777" w:rsidR="00D35EF7" w:rsidRPr="00653851" w:rsidRDefault="00D35EF7" w:rsidP="00D35EF7"/>
    <w:p w14:paraId="1403525D" w14:textId="77777777" w:rsidR="00D66A70" w:rsidRDefault="003F3216" w:rsidP="00D66A70">
      <w:pPr>
        <w:keepNext/>
      </w:pPr>
      <w:commentRangeStart w:id="115"/>
      <w:r>
        <w:rPr>
          <w:noProof/>
          <w:lang w:eastAsia="pt-BR"/>
        </w:rPr>
        <w:drawing>
          <wp:inline distT="0" distB="0" distL="0" distR="0" wp14:anchorId="3C1BD5D2" wp14:editId="18DEA2F7">
            <wp:extent cx="6120130" cy="1578610"/>
            <wp:effectExtent l="57150" t="57150" r="109220" b="11684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rquitetura v2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7861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commentRangeEnd w:id="115"/>
      <w:r w:rsidR="00253AFF">
        <w:rPr>
          <w:rStyle w:val="Refdecomentrio"/>
        </w:rPr>
        <w:commentReference w:id="115"/>
      </w:r>
    </w:p>
    <w:p w14:paraId="12CA0AD0" w14:textId="6033FF55" w:rsidR="00653851" w:rsidRPr="00653851" w:rsidRDefault="00D66A70" w:rsidP="00D66A70">
      <w:pPr>
        <w:pStyle w:val="Legenda"/>
      </w:pPr>
      <w:bookmarkStart w:id="116" w:name="_Toc46768660"/>
      <w:r>
        <w:t xml:space="preserve">Figura </w:t>
      </w:r>
      <w:r w:rsidR="003874EB">
        <w:rPr>
          <w:noProof/>
        </w:rPr>
        <w:fldChar w:fldCharType="begin"/>
      </w:r>
      <w:r w:rsidR="003874EB">
        <w:rPr>
          <w:noProof/>
        </w:rPr>
        <w:instrText xml:space="preserve"> SEQ Figura \* ARABIC </w:instrText>
      </w:r>
      <w:r w:rsidR="003874EB">
        <w:rPr>
          <w:noProof/>
        </w:rPr>
        <w:fldChar w:fldCharType="separate"/>
      </w:r>
      <w:r w:rsidR="00A4362E">
        <w:rPr>
          <w:noProof/>
        </w:rPr>
        <w:t>35</w:t>
      </w:r>
      <w:r w:rsidR="003874EB">
        <w:rPr>
          <w:noProof/>
        </w:rPr>
        <w:fldChar w:fldCharType="end"/>
      </w:r>
      <w:r>
        <w:t>: Arquitetura do projeto</w:t>
      </w:r>
      <w:bookmarkEnd w:id="116"/>
    </w:p>
    <w:p w14:paraId="14C33F6E" w14:textId="77777777" w:rsidR="00653851" w:rsidRDefault="00653851" w:rsidP="00C27136"/>
    <w:p w14:paraId="0B374060" w14:textId="569AF18D" w:rsidR="001141DE" w:rsidRDefault="00554EF6" w:rsidP="004E495E">
      <w:r>
        <w:t>A imagem acima exibe as principais tecnologias utilizadas para a implementação do aplicativo desse trabalho, tendo foco no desenvolvimento híbrido utilizando F</w:t>
      </w:r>
      <w:r w:rsidR="004E593C">
        <w:t xml:space="preserve">lutter, dito isso, sendo executado em dispositivos com sistema operacional IOS e ANDROID. </w:t>
      </w:r>
    </w:p>
    <w:p w14:paraId="113198A0" w14:textId="41DB11EA" w:rsidR="004E495E" w:rsidRDefault="004E495E" w:rsidP="004E495E">
      <w:r>
        <w:t>Em serviço computacional em nuvem (máquina virtual) fica instalado o banco de dados e a aplicação API Rest. O serviço utilizado para esse armazenamento</w:t>
      </w:r>
      <w:r w:rsidR="00CE3421">
        <w:t xml:space="preserve"> é o AWS EC2 Instance da A</w:t>
      </w:r>
      <w:r w:rsidR="001B2763">
        <w:t>mazon.</w:t>
      </w:r>
      <w:r w:rsidR="007E11A2">
        <w:t xml:space="preserve"> A parte de Framework (Flutter) fica a codificação do front-end, onde no mesmo é feito codificação das interfaces do aplicativo e </w:t>
      </w:r>
      <w:r w:rsidR="007B3C21">
        <w:t xml:space="preserve">codificação </w:t>
      </w:r>
      <w:r w:rsidR="007E11A2">
        <w:t xml:space="preserve">para acessar o serviço da Amazon. </w:t>
      </w:r>
    </w:p>
    <w:p w14:paraId="422F9E1C" w14:textId="20F6C3D2" w:rsidR="00DA2B81" w:rsidRDefault="00DA2B81" w:rsidP="004E495E">
      <w:r>
        <w:t xml:space="preserve">O fluxo que acontece </w:t>
      </w:r>
      <w:r w:rsidR="00D83E22">
        <w:t>a partir do dispositivo, que envia solicitações através de uma interface que o Flutter fornece</w:t>
      </w:r>
      <w:r w:rsidR="00E74C5B">
        <w:t xml:space="preserve"> juntamente com os dados. Para ter esses dados, o próprio Flutter faz uma comunicação</w:t>
      </w:r>
      <w:r w:rsidR="007E3BF9">
        <w:t xml:space="preserve"> (via HTTP)</w:t>
      </w:r>
      <w:r w:rsidR="00E74C5B">
        <w:t xml:space="preserve"> com o serviço da Amazon, e que em seguida recebe uma resposta, podendo ser resposta de erro do serviço computacional ou resposta da API Rest. A API se comunica com o banco (MongoDB) para colher informações e levar através dessas pontes. </w:t>
      </w:r>
    </w:p>
    <w:p w14:paraId="618AE3E3" w14:textId="77777777" w:rsidR="00180169" w:rsidRDefault="00180169" w:rsidP="004E495E"/>
    <w:p w14:paraId="681F3C76" w14:textId="17F25B76" w:rsidR="00EB3C2A" w:rsidRDefault="00180169" w:rsidP="00EB3C2A">
      <w:pPr>
        <w:pStyle w:val="Ttulo2"/>
      </w:pPr>
      <w:bookmarkStart w:id="117" w:name="_Toc46768705"/>
      <w:commentRangeStart w:id="118"/>
      <w:r>
        <w:lastRenderedPageBreak/>
        <w:t>Desenvolvimento back-end</w:t>
      </w:r>
      <w:bookmarkEnd w:id="117"/>
    </w:p>
    <w:p w14:paraId="0959CA9D" w14:textId="410BF1D9" w:rsidR="00794623" w:rsidRDefault="00794623" w:rsidP="00EB3C2A">
      <w:r>
        <w:t>O desenvolvimento do back-end foi feito em Spring</w:t>
      </w:r>
      <w:ins w:id="119" w:author="Cristhian Dias" w:date="2020-08-15T16:44:00Z">
        <w:r w:rsidR="000D3880">
          <w:t xml:space="preserve"> </w:t>
        </w:r>
        <w:r w:rsidR="000D3880">
          <w:tab/>
        </w:r>
      </w:ins>
      <w:r>
        <w:t xml:space="preserve"> Boot com a utilização da linguagem de programação Java. A finalidade é que toda regra de negócio fique nessa parte</w:t>
      </w:r>
      <w:r w:rsidR="00362B0E">
        <w:t xml:space="preserve">, </w:t>
      </w:r>
      <w:r w:rsidR="00C61986">
        <w:t>ficando</w:t>
      </w:r>
      <w:r w:rsidR="00362B0E">
        <w:t xml:space="preserve"> fracamente acoplad</w:t>
      </w:r>
      <w:r w:rsidR="00C61986">
        <w:t>a</w:t>
      </w:r>
      <w:r w:rsidR="00362B0E">
        <w:t>, dito isso, quando precisar migrar ou inserir outra tecnologia</w:t>
      </w:r>
      <w:r w:rsidR="00C61986">
        <w:t xml:space="preserve"> tem uma facilidade maior, pois não</w:t>
      </w:r>
      <w:r w:rsidR="00362B0E">
        <w:t xml:space="preserve"> </w:t>
      </w:r>
      <w:r w:rsidR="00C61986">
        <w:t>haverá</w:t>
      </w:r>
      <w:r w:rsidR="00362B0E">
        <w:t xml:space="preserve"> a necessidade de escrever o código novamente</w:t>
      </w:r>
      <w:r>
        <w:t>. Para melhorar o aproveitamento de código e fácil manutenção, o back-end foi separa</w:t>
      </w:r>
      <w:r w:rsidR="00215C15">
        <w:t>do</w:t>
      </w:r>
      <w:r>
        <w:t xml:space="preserve"> nas camadas </w:t>
      </w:r>
      <w:r w:rsidR="00D30B3F">
        <w:t xml:space="preserve">de </w:t>
      </w:r>
      <w:r w:rsidR="00D30B3F" w:rsidRPr="00D30B3F">
        <w:rPr>
          <w:i/>
        </w:rPr>
        <w:t>config</w:t>
      </w:r>
      <w:r w:rsidR="00D30B3F">
        <w:t xml:space="preserve">, </w:t>
      </w:r>
      <w:r w:rsidR="00D30B3F" w:rsidRPr="00D30B3F">
        <w:rPr>
          <w:i/>
        </w:rPr>
        <w:t>domain</w:t>
      </w:r>
      <w:r w:rsidR="00D30B3F">
        <w:t xml:space="preserve">, </w:t>
      </w:r>
      <w:r w:rsidR="00D30B3F" w:rsidRPr="00D30B3F">
        <w:rPr>
          <w:i/>
        </w:rPr>
        <w:t>dto</w:t>
      </w:r>
      <w:r w:rsidR="00D30B3F">
        <w:t xml:space="preserve">, </w:t>
      </w:r>
      <w:r w:rsidR="00D30B3F" w:rsidRPr="00D30B3F">
        <w:rPr>
          <w:i/>
        </w:rPr>
        <w:t>form,</w:t>
      </w:r>
      <w:r w:rsidR="00D30B3F">
        <w:t xml:space="preserve"> </w:t>
      </w:r>
      <w:r w:rsidR="00501BD7" w:rsidRPr="00D30B3F">
        <w:rPr>
          <w:i/>
        </w:rPr>
        <w:t>resources</w:t>
      </w:r>
      <w:r w:rsidR="00501BD7">
        <w:rPr>
          <w:i/>
        </w:rPr>
        <w:t>, repositor</w:t>
      </w:r>
      <w:r w:rsidR="006D0D49">
        <w:rPr>
          <w:i/>
        </w:rPr>
        <w:t>y</w:t>
      </w:r>
      <w:r w:rsidR="00501BD7">
        <w:t xml:space="preserve"> e</w:t>
      </w:r>
      <w:r w:rsidR="00D30B3F">
        <w:t xml:space="preserve"> </w:t>
      </w:r>
      <w:r w:rsidR="00B03831" w:rsidRPr="00D30B3F">
        <w:rPr>
          <w:i/>
        </w:rPr>
        <w:t>services</w:t>
      </w:r>
      <w:r w:rsidR="00D30B3F">
        <w:t>.</w:t>
      </w:r>
    </w:p>
    <w:p w14:paraId="337FFAF5" w14:textId="6DCEADC3" w:rsidR="00215C15" w:rsidRDefault="00215C15" w:rsidP="00EB3C2A">
      <w:r w:rsidRPr="00215C15">
        <w:rPr>
          <w:b/>
        </w:rPr>
        <w:t>Config</w:t>
      </w:r>
      <w:r>
        <w:t xml:space="preserve">: Nessa camada fica toda a configuração da aplicação, ou seja, toda vez que a aplicação for executada essa camada será a primeira a ser chamada. Nela pode conter inserção de dados padrões e configurações de segurança de acesso. </w:t>
      </w:r>
    </w:p>
    <w:p w14:paraId="2CED11E5" w14:textId="75921AAD" w:rsidR="00215C15" w:rsidRDefault="00215C15" w:rsidP="00EB3C2A">
      <w:r w:rsidRPr="00C13861">
        <w:rPr>
          <w:b/>
        </w:rPr>
        <w:t>Domain</w:t>
      </w:r>
      <w:r>
        <w:t>:</w:t>
      </w:r>
      <w:r w:rsidR="00C27B52">
        <w:t xml:space="preserve"> </w:t>
      </w:r>
      <w:r w:rsidR="00C13861">
        <w:t>Onde ficará todas as classes modelos ou classes de domínios juntamente com seus métodos.</w:t>
      </w:r>
    </w:p>
    <w:p w14:paraId="25733B68" w14:textId="04C27692" w:rsidR="008B726A" w:rsidRDefault="008B726A" w:rsidP="00EB3C2A">
      <w:r w:rsidRPr="00890DEC">
        <w:rPr>
          <w:b/>
        </w:rPr>
        <w:t>DTO</w:t>
      </w:r>
      <w:r>
        <w:t>:</w:t>
      </w:r>
      <w:r w:rsidR="00890DEC">
        <w:t xml:space="preserve"> Essa camada é a abreviação de </w:t>
      </w:r>
      <w:r w:rsidR="00890DEC" w:rsidRPr="00890DEC">
        <w:rPr>
          <w:i/>
        </w:rPr>
        <w:t>Data Access Object</w:t>
      </w:r>
      <w:r w:rsidR="00890DEC">
        <w:t xml:space="preserve"> que significa em português objeto de acesso a dados. Ela tem como responsabilidade limitar os dados que serão retornados para o usuário</w:t>
      </w:r>
      <w:r w:rsidR="00B96A63">
        <w:t>. Podemos usar um exemplo um</w:t>
      </w:r>
      <w:r w:rsidR="00CF13A9">
        <w:t>a classe de</w:t>
      </w:r>
      <w:r w:rsidR="00B96A63">
        <w:t xml:space="preserve"> modelo </w:t>
      </w:r>
      <w:r w:rsidR="00D5372C">
        <w:t>Pessoa</w:t>
      </w:r>
      <w:r w:rsidR="00B96A63">
        <w:t xml:space="preserve"> que tem</w:t>
      </w:r>
      <w:r w:rsidR="00CF13A9">
        <w:t xml:space="preserve"> os atributos</w:t>
      </w:r>
      <w:r w:rsidR="00B96A63">
        <w:t xml:space="preserve"> email, nome, cpf e senha, nessa camada </w:t>
      </w:r>
      <w:r w:rsidR="007076B9">
        <w:t xml:space="preserve">(DTO) </w:t>
      </w:r>
      <w:r w:rsidR="00B96A63">
        <w:t xml:space="preserve">podemos criar uma classe que </w:t>
      </w:r>
      <w:r w:rsidR="00CF13A9">
        <w:t>tenha todos atributos com exceção da senha, sendo assim</w:t>
      </w:r>
      <w:r w:rsidR="007076B9">
        <w:t>,</w:t>
      </w:r>
      <w:r w:rsidR="00CF13A9">
        <w:t xml:space="preserve"> quando o usuário solicitar uma consulta a </w:t>
      </w:r>
      <w:r w:rsidR="007076B9">
        <w:t>dados de</w:t>
      </w:r>
      <w:r w:rsidR="00CF13A9">
        <w:t xml:space="preserve"> </w:t>
      </w:r>
      <w:r w:rsidR="00D5372C">
        <w:t>Pessoa</w:t>
      </w:r>
      <w:r w:rsidR="00CF13A9">
        <w:t>, será retornado o objeto da classe DTO que não cont</w:t>
      </w:r>
      <w:r w:rsidR="007076B9">
        <w:t>ém o atributo senha para que não haja vazamento de informações privadas.</w:t>
      </w:r>
    </w:p>
    <w:p w14:paraId="7036E4E8" w14:textId="04CDED02" w:rsidR="00634B88" w:rsidRDefault="00634B88" w:rsidP="00EB3C2A">
      <w:r w:rsidRPr="00634B88">
        <w:rPr>
          <w:b/>
        </w:rPr>
        <w:t>Form</w:t>
      </w:r>
      <w:r>
        <w:t>: Já nessa camada terá todos os atributos que é necessário ser inserido através de um usuário, se utilizarmos o exemplo que foi explicado na camada DTO, podemos ter o atributo senha, pois esse será o objeto que vem no corpo de uma requisiç</w:t>
      </w:r>
      <w:r w:rsidR="009B23C6">
        <w:t xml:space="preserve">ão. Nesse caso seria uma inserção de dados e o DTO uma consulta a dados. </w:t>
      </w:r>
    </w:p>
    <w:p w14:paraId="6FB3C2DC" w14:textId="7AFE769D" w:rsidR="00B03831" w:rsidRDefault="005F374F" w:rsidP="00EB3C2A">
      <w:r>
        <w:rPr>
          <w:b/>
        </w:rPr>
        <w:t>Resources</w:t>
      </w:r>
      <w:r w:rsidR="00B03831">
        <w:t>:</w:t>
      </w:r>
      <w:r>
        <w:t xml:space="preserve"> Nessa camada é onde a requisição via HTTP chega, nela será redirecionada para o método correto, sendo eles: GET, POST, PUT, DELETE. No método GET tem finalidade de retornar para o usuário que solicitou as informações desejadas. No POST é o método responsável para fazer a chamada de inserção de dados. PUT é o método responsável para fazer a chamada de edição dos dados que o usuário enviou. Por fim o DELETE tem como finalidade fazer chamada a funções que deletam o objeto que o usuário deseja.</w:t>
      </w:r>
      <w:r w:rsidR="00752A2A">
        <w:br/>
      </w:r>
      <w:r w:rsidR="00B076EE">
        <w:rPr>
          <w:b/>
        </w:rPr>
        <w:t>Services</w:t>
      </w:r>
      <w:r w:rsidR="00752A2A">
        <w:t xml:space="preserve">: </w:t>
      </w:r>
      <w:r w:rsidR="00B076EE">
        <w:t xml:space="preserve">A camada </w:t>
      </w:r>
      <w:r w:rsidR="00B076EE">
        <w:rPr>
          <w:i/>
        </w:rPr>
        <w:t xml:space="preserve">services </w:t>
      </w:r>
      <w:r w:rsidR="00B076EE">
        <w:t xml:space="preserve">tem como objetivo tratar toda regra das chamadas de </w:t>
      </w:r>
      <w:r w:rsidR="00B076EE">
        <w:lastRenderedPageBreak/>
        <w:t xml:space="preserve">visualização, edição, criação e deleção. Podemos usar um exemplo de um objeto que o usuário solicitou exclusão e o mesmo não há na base de dados, essa camada irá analisar se existe o objeto e se não houver retorna </w:t>
      </w:r>
      <w:r w:rsidR="00B77379">
        <w:t>à</w:t>
      </w:r>
      <w:r w:rsidR="00B076EE">
        <w:t xml:space="preserve"> informação para camada de </w:t>
      </w:r>
      <w:r w:rsidR="00B076EE" w:rsidRPr="00B076EE">
        <w:rPr>
          <w:i/>
        </w:rPr>
        <w:t>resources</w:t>
      </w:r>
      <w:r w:rsidR="00B076EE">
        <w:t xml:space="preserve">, caso contrário faz uma solicitação para camada </w:t>
      </w:r>
      <w:r w:rsidR="00B076EE" w:rsidRPr="00B076EE">
        <w:rPr>
          <w:i/>
        </w:rPr>
        <w:t>repository</w:t>
      </w:r>
      <w:r w:rsidR="00B076EE">
        <w:t xml:space="preserve"> que será explicado em seguida.</w:t>
      </w:r>
    </w:p>
    <w:p w14:paraId="0F195FC5" w14:textId="3B44B0EC" w:rsidR="00B77379" w:rsidRDefault="00B77379" w:rsidP="00EB3C2A">
      <w:r w:rsidRPr="00B77379">
        <w:rPr>
          <w:b/>
        </w:rPr>
        <w:t>Repository</w:t>
      </w:r>
      <w:r>
        <w:t xml:space="preserve">: </w:t>
      </w:r>
      <w:r w:rsidR="00525824">
        <w:t>Essa camada é responsável por se comunicar com o banco de dados.</w:t>
      </w:r>
    </w:p>
    <w:p w14:paraId="5C0A9DD6" w14:textId="0785A92D" w:rsidR="00D64A26" w:rsidRDefault="002B4DB5" w:rsidP="00EB3C2A">
      <w:r>
        <w:t>Para entender melhor o fluxo da requisição do usuário para o back-end, veja a imagem exibida abaixo:</w:t>
      </w:r>
    </w:p>
    <w:p w14:paraId="0E2374D2" w14:textId="77777777" w:rsidR="003F1C6C" w:rsidRDefault="00D64A26" w:rsidP="003F1C6C">
      <w:pPr>
        <w:keepNext/>
      </w:pPr>
      <w:r w:rsidRPr="00D64A26">
        <w:rPr>
          <w:noProof/>
          <w:lang w:eastAsia="pt-BR"/>
        </w:rPr>
        <w:drawing>
          <wp:inline distT="0" distB="0" distL="0" distR="0" wp14:anchorId="08BE8D6E" wp14:editId="69016DDD">
            <wp:extent cx="6120130" cy="2309495"/>
            <wp:effectExtent l="57150" t="57150" r="109220" b="10985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949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26828C" w14:textId="3AC52120" w:rsidR="00EB3C2A" w:rsidRDefault="003F1C6C" w:rsidP="003F1C6C">
      <w:pPr>
        <w:pStyle w:val="Legenda"/>
      </w:pPr>
      <w:bookmarkStart w:id="120" w:name="_Toc46768661"/>
      <w:r>
        <w:t xml:space="preserve">Figura </w:t>
      </w:r>
      <w:r w:rsidR="003874EB">
        <w:rPr>
          <w:noProof/>
        </w:rPr>
        <w:fldChar w:fldCharType="begin"/>
      </w:r>
      <w:r w:rsidR="003874EB">
        <w:rPr>
          <w:noProof/>
        </w:rPr>
        <w:instrText xml:space="preserve"> SEQ Figura \* ARABIC </w:instrText>
      </w:r>
      <w:r w:rsidR="003874EB">
        <w:rPr>
          <w:noProof/>
        </w:rPr>
        <w:fldChar w:fldCharType="separate"/>
      </w:r>
      <w:r w:rsidR="00A4362E">
        <w:rPr>
          <w:noProof/>
        </w:rPr>
        <w:t>36</w:t>
      </w:r>
      <w:r w:rsidR="003874EB">
        <w:rPr>
          <w:noProof/>
        </w:rPr>
        <w:fldChar w:fldCharType="end"/>
      </w:r>
      <w:r>
        <w:t>: Fluxograma da estrutura da API Rest</w:t>
      </w:r>
      <w:bookmarkEnd w:id="120"/>
      <w:commentRangeEnd w:id="118"/>
      <w:r w:rsidR="00FE1166">
        <w:rPr>
          <w:rStyle w:val="Refdecomentrio"/>
          <w:b w:val="0"/>
          <w:iCs w:val="0"/>
        </w:rPr>
        <w:commentReference w:id="118"/>
      </w:r>
    </w:p>
    <w:p w14:paraId="4ABCC018" w14:textId="77777777" w:rsidR="007A670A" w:rsidRPr="007A670A" w:rsidRDefault="007A670A" w:rsidP="007A670A"/>
    <w:p w14:paraId="28556BC9" w14:textId="489097F2" w:rsidR="00180169" w:rsidRDefault="00180169" w:rsidP="00180169">
      <w:pPr>
        <w:pStyle w:val="Ttulo2"/>
      </w:pPr>
      <w:bookmarkStart w:id="121" w:name="_Toc46768706"/>
      <w:r>
        <w:t>Desenvolvimento front-end</w:t>
      </w:r>
      <w:bookmarkEnd w:id="121"/>
    </w:p>
    <w:p w14:paraId="6A83010E" w14:textId="12BA9B99" w:rsidR="00EB3C2A" w:rsidRDefault="00AE779B" w:rsidP="00EB3C2A">
      <w:r>
        <w:t>Para o desenvolvimento do front-end foi utilizado a ferrament</w:t>
      </w:r>
      <w:r w:rsidR="003C58CA">
        <w:t>a</w:t>
      </w:r>
      <w:r>
        <w:t xml:space="preserve"> Flutter</w:t>
      </w:r>
      <w:r w:rsidR="003C58CA">
        <w:t xml:space="preserve"> com a utilização da linguagem de programação Dart</w:t>
      </w:r>
      <w:r w:rsidR="00880205">
        <w:t>.</w:t>
      </w:r>
      <w:r>
        <w:t xml:space="preserve"> </w:t>
      </w:r>
      <w:r w:rsidR="00880205">
        <w:t xml:space="preserve">O </w:t>
      </w:r>
      <w:r>
        <w:t xml:space="preserve">objetivo </w:t>
      </w:r>
      <w:r w:rsidR="00880205">
        <w:t>é se</w:t>
      </w:r>
      <w:r>
        <w:t xml:space="preserve"> comunicar com o back-end</w:t>
      </w:r>
      <w:r w:rsidR="00880205">
        <w:t xml:space="preserve"> para colher informações para retornar juntamente com a interface gráfica que a própria ferramenta fornece através de programação</w:t>
      </w:r>
      <w:r>
        <w:t xml:space="preserve">. </w:t>
      </w:r>
    </w:p>
    <w:p w14:paraId="6DB7259F" w14:textId="77777777" w:rsidR="001463E3" w:rsidRDefault="00AE779B" w:rsidP="00EB3C2A">
      <w:r>
        <w:t xml:space="preserve">Nele a separação de camada foi mais simples, </w:t>
      </w:r>
      <w:r w:rsidR="00712EB0">
        <w:t xml:space="preserve">contendo as pastas das interfaces do aplicativo e </w:t>
      </w:r>
      <w:r w:rsidR="001463E3">
        <w:t>os arquivos de serviço.</w:t>
      </w:r>
    </w:p>
    <w:p w14:paraId="0FBD0023" w14:textId="77777777" w:rsidR="00522F52" w:rsidRDefault="001463E3" w:rsidP="00EB3C2A">
      <w:r>
        <w:t>O arquivo de serviço tem como responsabilidade comunicar com a API para obter informações para devolver para o usuário através de métodos HTTP.</w:t>
      </w:r>
    </w:p>
    <w:p w14:paraId="0716FA5F" w14:textId="77777777" w:rsidR="0032348F" w:rsidRDefault="006D57C0" w:rsidP="0032348F">
      <w:pPr>
        <w:keepNext/>
      </w:pPr>
      <w:r w:rsidRPr="006D57C0">
        <w:rPr>
          <w:noProof/>
          <w:lang w:eastAsia="pt-BR"/>
        </w:rPr>
        <w:lastRenderedPageBreak/>
        <w:drawing>
          <wp:inline distT="0" distB="0" distL="0" distR="0" wp14:anchorId="5B074D93" wp14:editId="61336BAD">
            <wp:extent cx="6120130" cy="4246245"/>
            <wp:effectExtent l="0" t="0" r="0" b="190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EDAF" w14:textId="70B5CC3D" w:rsidR="00522F52" w:rsidRDefault="0032348F" w:rsidP="0032348F">
      <w:pPr>
        <w:pStyle w:val="Legenda"/>
      </w:pPr>
      <w:bookmarkStart w:id="122" w:name="_Toc46768662"/>
      <w:r>
        <w:t xml:space="preserve">Figura </w:t>
      </w:r>
      <w:r w:rsidR="003874EB">
        <w:rPr>
          <w:noProof/>
        </w:rPr>
        <w:fldChar w:fldCharType="begin"/>
      </w:r>
      <w:r w:rsidR="003874EB">
        <w:rPr>
          <w:noProof/>
        </w:rPr>
        <w:instrText xml:space="preserve"> SEQ Figura \* ARABIC </w:instrText>
      </w:r>
      <w:r w:rsidR="003874EB">
        <w:rPr>
          <w:noProof/>
        </w:rPr>
        <w:fldChar w:fldCharType="separate"/>
      </w:r>
      <w:r w:rsidR="00A4362E">
        <w:rPr>
          <w:noProof/>
        </w:rPr>
        <w:t>37</w:t>
      </w:r>
      <w:r w:rsidR="003874EB">
        <w:rPr>
          <w:noProof/>
        </w:rPr>
        <w:fldChar w:fldCharType="end"/>
      </w:r>
      <w:r>
        <w:t>: Método da classe de serviço de contas</w:t>
      </w:r>
      <w:bookmarkEnd w:id="122"/>
    </w:p>
    <w:p w14:paraId="60C6F84E" w14:textId="77777777" w:rsidR="00522F52" w:rsidRDefault="00522F52" w:rsidP="00EB3C2A"/>
    <w:p w14:paraId="7A0FB40F" w14:textId="1749B4E0" w:rsidR="006D57C0" w:rsidRDefault="00522F52" w:rsidP="00EB3C2A">
      <w:r>
        <w:t>A classe da imagem acima é de um serviço do</w:t>
      </w:r>
      <w:r w:rsidR="00416DE2">
        <w:t xml:space="preserve"> aplicativo. Esse método tem como finalidade retornar um</w:t>
      </w:r>
      <w:r>
        <w:t>a lista de contas referente ao usuário que está conectado.</w:t>
      </w:r>
      <w:r w:rsidR="00401B2B">
        <w:t xml:space="preserve"> </w:t>
      </w:r>
    </w:p>
    <w:p w14:paraId="79045A66" w14:textId="2EABB935" w:rsidR="00460CBE" w:rsidRDefault="00460CBE" w:rsidP="00EB3C2A">
      <w:r>
        <w:t xml:space="preserve">Dentro dele há informações que são colhidas da memória do aplicativo, como o </w:t>
      </w:r>
      <w:r w:rsidR="003013BF" w:rsidRPr="00FB6CD2">
        <w:rPr>
          <w:i/>
        </w:rPr>
        <w:t>Token</w:t>
      </w:r>
      <w:r>
        <w:t xml:space="preserve">, tipo do </w:t>
      </w:r>
      <w:r w:rsidR="003013BF" w:rsidRPr="00FB6CD2">
        <w:rPr>
          <w:i/>
        </w:rPr>
        <w:t>Token</w:t>
      </w:r>
      <w:r>
        <w:t xml:space="preserve"> e o usuário. Após colher essas informações a URL é construída para passar futuramente numa requisição HTTP. </w:t>
      </w:r>
      <w:r w:rsidR="00F303A0">
        <w:t xml:space="preserve">Em seguida é feito uma requisição passando os parâmetros de </w:t>
      </w:r>
      <w:r w:rsidR="00F303A0" w:rsidRPr="00FB6CD2">
        <w:rPr>
          <w:i/>
        </w:rPr>
        <w:t>header</w:t>
      </w:r>
      <w:r w:rsidR="00F303A0">
        <w:t xml:space="preserve"> para conseguir autenticar na API. Quando a informação é retornada acaba sendo convertida para o objeto referente da requisição e por fim retorna a lista de contas para quem chamou o método.</w:t>
      </w:r>
    </w:p>
    <w:p w14:paraId="2ED37B2A" w14:textId="77777777" w:rsidR="000313B5" w:rsidRDefault="000313B5" w:rsidP="00EB3C2A"/>
    <w:p w14:paraId="0228CA49" w14:textId="77777777" w:rsidR="000313B5" w:rsidRPr="00EB3C2A" w:rsidRDefault="000313B5" w:rsidP="00EB3C2A"/>
    <w:p w14:paraId="586B1AFC" w14:textId="2970E161" w:rsidR="00EB3C2A" w:rsidRDefault="00EB3C2A" w:rsidP="00EB3C2A">
      <w:pPr>
        <w:pStyle w:val="Ttulo2"/>
      </w:pPr>
      <w:bookmarkStart w:id="123" w:name="_Toc46768707"/>
      <w:r>
        <w:lastRenderedPageBreak/>
        <w:t>Interface gráfica</w:t>
      </w:r>
      <w:bookmarkEnd w:id="123"/>
    </w:p>
    <w:p w14:paraId="51706E1E" w14:textId="2761354E" w:rsidR="000E5B57" w:rsidRPr="000E5B57" w:rsidRDefault="000E5B57" w:rsidP="000E5B57">
      <w:r>
        <w:t>A seguir será exibido imagens das interfaces gráficas do aplicativo sendo executada plataforma Android.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540B87" w14:paraId="4A3215BD" w14:textId="77777777" w:rsidTr="00540B87">
        <w:tc>
          <w:tcPr>
            <w:tcW w:w="3209" w:type="dxa"/>
          </w:tcPr>
          <w:p w14:paraId="0D93016A" w14:textId="5BFE2C31" w:rsidR="0033436C" w:rsidRDefault="002C15D3" w:rsidP="0033436C">
            <w:pPr>
              <w:keepNext/>
              <w:jc w:val="center"/>
            </w:pPr>
            <w:commentRangeStart w:id="124"/>
            <w:r w:rsidRPr="002C15D3">
              <w:rPr>
                <w:noProof/>
                <w:lang w:eastAsia="pt-BR"/>
              </w:rPr>
              <w:drawing>
                <wp:inline distT="0" distB="0" distL="0" distR="0" wp14:anchorId="40F2380E" wp14:editId="41666C2C">
                  <wp:extent cx="1724816" cy="3600000"/>
                  <wp:effectExtent l="0" t="0" r="8890" b="635"/>
                  <wp:docPr id="54" name="Imagem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816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0E35E7" w14:textId="0B32A506" w:rsidR="00540B87" w:rsidRDefault="0033436C" w:rsidP="0033436C">
            <w:pPr>
              <w:pStyle w:val="Legenda"/>
            </w:pPr>
            <w:bookmarkStart w:id="125" w:name="_Toc46768663"/>
            <w:r>
              <w:t xml:space="preserve">Figura </w:t>
            </w:r>
            <w:r w:rsidR="003874EB">
              <w:rPr>
                <w:noProof/>
              </w:rPr>
              <w:fldChar w:fldCharType="begin"/>
            </w:r>
            <w:r w:rsidR="003874EB">
              <w:rPr>
                <w:noProof/>
              </w:rPr>
              <w:instrText xml:space="preserve"> SEQ Figura \* ARABIC </w:instrText>
            </w:r>
            <w:r w:rsidR="003874EB">
              <w:rPr>
                <w:noProof/>
              </w:rPr>
              <w:fldChar w:fldCharType="separate"/>
            </w:r>
            <w:r w:rsidR="00A4362E">
              <w:rPr>
                <w:noProof/>
              </w:rPr>
              <w:t>38</w:t>
            </w:r>
            <w:r w:rsidR="003874EB">
              <w:rPr>
                <w:noProof/>
              </w:rPr>
              <w:fldChar w:fldCharType="end"/>
            </w:r>
            <w:r>
              <w:t>: Interface gráfica de acesso</w:t>
            </w:r>
            <w:bookmarkEnd w:id="125"/>
            <w:r w:rsidR="002F6D35">
              <w:br/>
            </w:r>
          </w:p>
        </w:tc>
        <w:tc>
          <w:tcPr>
            <w:tcW w:w="3209" w:type="dxa"/>
          </w:tcPr>
          <w:p w14:paraId="32DAC6F1" w14:textId="77777777" w:rsidR="0033436C" w:rsidRDefault="00540B87" w:rsidP="0033436C">
            <w:pPr>
              <w:keepNext/>
              <w:jc w:val="center"/>
            </w:pPr>
            <w:r w:rsidRPr="00540B87">
              <w:rPr>
                <w:noProof/>
                <w:lang w:eastAsia="pt-BR"/>
              </w:rPr>
              <w:drawing>
                <wp:inline distT="0" distB="0" distL="0" distR="0" wp14:anchorId="04ADE2FD" wp14:editId="30C99EF0">
                  <wp:extent cx="1689796" cy="3600000"/>
                  <wp:effectExtent l="0" t="0" r="5715" b="635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796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36C32C" w14:textId="0AF1F67C" w:rsidR="00540B87" w:rsidRDefault="0033436C" w:rsidP="0033436C">
            <w:pPr>
              <w:pStyle w:val="Legenda"/>
            </w:pPr>
            <w:bookmarkStart w:id="126" w:name="_Toc46768664"/>
            <w:r>
              <w:t xml:space="preserve">Figura </w:t>
            </w:r>
            <w:r w:rsidR="003874EB">
              <w:rPr>
                <w:noProof/>
              </w:rPr>
              <w:fldChar w:fldCharType="begin"/>
            </w:r>
            <w:r w:rsidR="003874EB">
              <w:rPr>
                <w:noProof/>
              </w:rPr>
              <w:instrText xml:space="preserve"> SEQ Figura \* ARABIC </w:instrText>
            </w:r>
            <w:r w:rsidR="003874EB">
              <w:rPr>
                <w:noProof/>
              </w:rPr>
              <w:fldChar w:fldCharType="separate"/>
            </w:r>
            <w:r w:rsidR="00A4362E">
              <w:rPr>
                <w:noProof/>
              </w:rPr>
              <w:t>39</w:t>
            </w:r>
            <w:r w:rsidR="003874EB">
              <w:rPr>
                <w:noProof/>
              </w:rPr>
              <w:fldChar w:fldCharType="end"/>
            </w:r>
            <w:r>
              <w:t>: Interface gráfica da página inicial do aplicativo</w:t>
            </w:r>
            <w:bookmarkEnd w:id="126"/>
          </w:p>
        </w:tc>
        <w:tc>
          <w:tcPr>
            <w:tcW w:w="3210" w:type="dxa"/>
          </w:tcPr>
          <w:p w14:paraId="57062638" w14:textId="77777777" w:rsidR="0033436C" w:rsidRDefault="00540B87" w:rsidP="0033436C">
            <w:pPr>
              <w:keepNext/>
              <w:jc w:val="center"/>
            </w:pPr>
            <w:r w:rsidRPr="00540B87">
              <w:rPr>
                <w:noProof/>
                <w:lang w:eastAsia="pt-BR"/>
              </w:rPr>
              <w:drawing>
                <wp:inline distT="0" distB="0" distL="0" distR="0" wp14:anchorId="6A33A18E" wp14:editId="3B2D93EF">
                  <wp:extent cx="1676650" cy="3600000"/>
                  <wp:effectExtent l="0" t="0" r="0" b="635"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650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EA4A53" w14:textId="3D11B9FB" w:rsidR="00540B87" w:rsidRDefault="0033436C" w:rsidP="0033436C">
            <w:pPr>
              <w:pStyle w:val="Legenda"/>
            </w:pPr>
            <w:bookmarkStart w:id="127" w:name="_Toc46768665"/>
            <w:r>
              <w:t xml:space="preserve">Figura </w:t>
            </w:r>
            <w:r w:rsidR="003874EB">
              <w:rPr>
                <w:noProof/>
              </w:rPr>
              <w:fldChar w:fldCharType="begin"/>
            </w:r>
            <w:r w:rsidR="003874EB">
              <w:rPr>
                <w:noProof/>
              </w:rPr>
              <w:instrText xml:space="preserve"> SEQ Figura \* ARABIC </w:instrText>
            </w:r>
            <w:r w:rsidR="003874EB">
              <w:rPr>
                <w:noProof/>
              </w:rPr>
              <w:fldChar w:fldCharType="separate"/>
            </w:r>
            <w:r w:rsidR="00A4362E">
              <w:rPr>
                <w:noProof/>
              </w:rPr>
              <w:t>40</w:t>
            </w:r>
            <w:r w:rsidR="003874EB">
              <w:rPr>
                <w:noProof/>
              </w:rPr>
              <w:fldChar w:fldCharType="end"/>
            </w:r>
            <w:r>
              <w:t xml:space="preserve">: </w:t>
            </w:r>
            <w:r w:rsidRPr="005657CF">
              <w:t>Interface gráfica</w:t>
            </w:r>
            <w:r>
              <w:t xml:space="preserve"> do menu do aplicativo</w:t>
            </w:r>
            <w:bookmarkEnd w:id="127"/>
            <w:commentRangeEnd w:id="124"/>
            <w:r w:rsidR="00FE1166">
              <w:rPr>
                <w:rStyle w:val="Refdecomentrio"/>
                <w:b w:val="0"/>
                <w:iCs w:val="0"/>
              </w:rPr>
              <w:commentReference w:id="124"/>
            </w:r>
          </w:p>
        </w:tc>
      </w:tr>
    </w:tbl>
    <w:p w14:paraId="64F20222" w14:textId="606E75E6" w:rsidR="00540B87" w:rsidRPr="00540B87" w:rsidRDefault="00540B87" w:rsidP="00540B87"/>
    <w:p w14:paraId="2FDB4D75" w14:textId="27B7DA50" w:rsidR="001141DE" w:rsidRDefault="002F6D35" w:rsidP="001141DE">
      <w:r>
        <w:t xml:space="preserve">Na </w:t>
      </w:r>
      <w:r w:rsidRPr="004C4769">
        <w:rPr>
          <w:b/>
        </w:rPr>
        <w:t>interface gráfica de acesso</w:t>
      </w:r>
      <w:r>
        <w:t xml:space="preserve"> é onde o usuário precisa </w:t>
      </w:r>
      <w:r w:rsidR="002C15D3">
        <w:t xml:space="preserve">inserir os dados que foram </w:t>
      </w:r>
      <w:r w:rsidR="00E173E8">
        <w:t>cadastrados</w:t>
      </w:r>
      <w:r w:rsidR="002C15D3">
        <w:t xml:space="preserve"> pelo administrador para acessar ao aplicativo.</w:t>
      </w:r>
    </w:p>
    <w:p w14:paraId="533EFE90" w14:textId="43357729" w:rsidR="00E173E8" w:rsidRDefault="00E173E8" w:rsidP="001141DE">
      <w:r>
        <w:t xml:space="preserve">Em </w:t>
      </w:r>
      <w:r w:rsidR="004C4769" w:rsidRPr="006D1823">
        <w:rPr>
          <w:b/>
        </w:rPr>
        <w:t>interface gráfica da página inicial do aplicativo</w:t>
      </w:r>
      <w:r w:rsidR="004C4769">
        <w:t xml:space="preserve"> é onde fica todos movimentos de contas do usuário conectado, contendo cartões </w:t>
      </w:r>
      <w:r w:rsidR="006D1823">
        <w:t>para</w:t>
      </w:r>
      <w:r w:rsidR="004C4769">
        <w:t xml:space="preserve"> cada mês com recebimentos ou pagamentos e uma linha do tempo do que fo</w:t>
      </w:r>
      <w:r w:rsidR="006D1823">
        <w:t>i movimentado em todo período de utilização.</w:t>
      </w:r>
    </w:p>
    <w:p w14:paraId="75293097" w14:textId="6E56642F" w:rsidR="006D1823" w:rsidRPr="001141DE" w:rsidRDefault="00F7262E" w:rsidP="001141DE">
      <w:r>
        <w:t xml:space="preserve">Já em </w:t>
      </w:r>
      <w:r w:rsidR="0037283A">
        <w:rPr>
          <w:b/>
        </w:rPr>
        <w:t>i</w:t>
      </w:r>
      <w:r w:rsidRPr="0037283A">
        <w:rPr>
          <w:b/>
        </w:rPr>
        <w:t xml:space="preserve">nterface gráfica do menu do aplicativo </w:t>
      </w:r>
      <w:r w:rsidR="0037283A">
        <w:t>é somente um menu que exibe os dados do usuário conectado, um botão para redirecionar para página inicial e outro botão para desconectar do aplicativo.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540B87" w14:paraId="48B773B9" w14:textId="77777777" w:rsidTr="00540B87">
        <w:tc>
          <w:tcPr>
            <w:tcW w:w="3209" w:type="dxa"/>
          </w:tcPr>
          <w:p w14:paraId="5BFC5FAA" w14:textId="77777777" w:rsidR="0033436C" w:rsidRDefault="00540B87" w:rsidP="0033436C">
            <w:pPr>
              <w:keepNext/>
              <w:jc w:val="center"/>
            </w:pPr>
            <w:r w:rsidRPr="00540B87">
              <w:rPr>
                <w:noProof/>
                <w:lang w:eastAsia="pt-BR"/>
              </w:rPr>
              <w:lastRenderedPageBreak/>
              <w:drawing>
                <wp:inline distT="0" distB="0" distL="0" distR="0" wp14:anchorId="042ED67A" wp14:editId="49282EC7">
                  <wp:extent cx="1668630" cy="3600000"/>
                  <wp:effectExtent l="0" t="0" r="8255" b="635"/>
                  <wp:docPr id="46" name="Imagem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630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CAC76D" w14:textId="1AE50BE1" w:rsidR="00540B87" w:rsidRDefault="0033436C" w:rsidP="0033436C">
            <w:pPr>
              <w:pStyle w:val="Legenda"/>
            </w:pPr>
            <w:bookmarkStart w:id="128" w:name="_Toc46768666"/>
            <w:r>
              <w:t xml:space="preserve">Figura </w:t>
            </w:r>
            <w:r w:rsidR="003874EB">
              <w:rPr>
                <w:noProof/>
              </w:rPr>
              <w:fldChar w:fldCharType="begin"/>
            </w:r>
            <w:r w:rsidR="003874EB">
              <w:rPr>
                <w:noProof/>
              </w:rPr>
              <w:instrText xml:space="preserve"> SEQ Figura \* ARABIC </w:instrText>
            </w:r>
            <w:r w:rsidR="003874EB">
              <w:rPr>
                <w:noProof/>
              </w:rPr>
              <w:fldChar w:fldCharType="separate"/>
            </w:r>
            <w:r w:rsidR="00A4362E">
              <w:rPr>
                <w:noProof/>
              </w:rPr>
              <w:t>41</w:t>
            </w:r>
            <w:r w:rsidR="003874EB">
              <w:rPr>
                <w:noProof/>
              </w:rPr>
              <w:fldChar w:fldCharType="end"/>
            </w:r>
            <w:r>
              <w:t xml:space="preserve">: </w:t>
            </w:r>
            <w:r w:rsidRPr="005615A6">
              <w:t>Interface gráfica</w:t>
            </w:r>
            <w:r>
              <w:t xml:space="preserve"> da inserção de pagamento</w:t>
            </w:r>
            <w:bookmarkEnd w:id="128"/>
            <w:r w:rsidR="00267711">
              <w:br/>
            </w:r>
          </w:p>
        </w:tc>
        <w:tc>
          <w:tcPr>
            <w:tcW w:w="3209" w:type="dxa"/>
          </w:tcPr>
          <w:p w14:paraId="763249B6" w14:textId="77777777" w:rsidR="0033436C" w:rsidRDefault="00540B87" w:rsidP="0033436C">
            <w:pPr>
              <w:keepNext/>
              <w:jc w:val="center"/>
            </w:pPr>
            <w:r w:rsidRPr="00540B87">
              <w:rPr>
                <w:noProof/>
                <w:lang w:eastAsia="pt-BR"/>
              </w:rPr>
              <w:drawing>
                <wp:inline distT="0" distB="0" distL="0" distR="0" wp14:anchorId="3F155C09" wp14:editId="24DDC1D3">
                  <wp:extent cx="1712308" cy="3600000"/>
                  <wp:effectExtent l="0" t="0" r="2540" b="635"/>
                  <wp:docPr id="47" name="Imagem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2308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184C8" w14:textId="11AE82EE" w:rsidR="00540B87" w:rsidRDefault="0033436C" w:rsidP="0033436C">
            <w:pPr>
              <w:pStyle w:val="Legenda"/>
            </w:pPr>
            <w:bookmarkStart w:id="129" w:name="_Toc46768667"/>
            <w:r>
              <w:t xml:space="preserve">Figura </w:t>
            </w:r>
            <w:r w:rsidR="003874EB">
              <w:rPr>
                <w:noProof/>
              </w:rPr>
              <w:fldChar w:fldCharType="begin"/>
            </w:r>
            <w:r w:rsidR="003874EB">
              <w:rPr>
                <w:noProof/>
              </w:rPr>
              <w:instrText xml:space="preserve"> SEQ Figura \* ARABIC </w:instrText>
            </w:r>
            <w:r w:rsidR="003874EB">
              <w:rPr>
                <w:noProof/>
              </w:rPr>
              <w:fldChar w:fldCharType="separate"/>
            </w:r>
            <w:r w:rsidR="00A4362E">
              <w:rPr>
                <w:noProof/>
              </w:rPr>
              <w:t>42</w:t>
            </w:r>
            <w:r w:rsidR="003874EB">
              <w:rPr>
                <w:noProof/>
              </w:rPr>
              <w:fldChar w:fldCharType="end"/>
            </w:r>
            <w:r>
              <w:t xml:space="preserve">: </w:t>
            </w:r>
            <w:r w:rsidRPr="00DB2575">
              <w:t>Interface gráfica</w:t>
            </w:r>
            <w:r>
              <w:t xml:space="preserve"> da inserção de recebimento</w:t>
            </w:r>
            <w:bookmarkEnd w:id="129"/>
          </w:p>
        </w:tc>
        <w:tc>
          <w:tcPr>
            <w:tcW w:w="3210" w:type="dxa"/>
          </w:tcPr>
          <w:p w14:paraId="33D2E781" w14:textId="77777777" w:rsidR="0033436C" w:rsidRDefault="00540B87" w:rsidP="0033436C">
            <w:pPr>
              <w:keepNext/>
              <w:jc w:val="center"/>
            </w:pPr>
            <w:r w:rsidRPr="00540B87">
              <w:rPr>
                <w:noProof/>
                <w:lang w:eastAsia="pt-BR"/>
              </w:rPr>
              <w:drawing>
                <wp:inline distT="0" distB="0" distL="0" distR="0" wp14:anchorId="3E9A9E6D" wp14:editId="15203638">
                  <wp:extent cx="1693574" cy="3600000"/>
                  <wp:effectExtent l="0" t="0" r="1905" b="635"/>
                  <wp:docPr id="48" name="Imagem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3574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5F9A84" w14:textId="3F4154E6" w:rsidR="00540B87" w:rsidRDefault="0033436C" w:rsidP="0033436C">
            <w:pPr>
              <w:pStyle w:val="Legenda"/>
            </w:pPr>
            <w:bookmarkStart w:id="130" w:name="_Toc46768668"/>
            <w:r>
              <w:t xml:space="preserve">Figura </w:t>
            </w:r>
            <w:r w:rsidR="003874EB">
              <w:rPr>
                <w:noProof/>
              </w:rPr>
              <w:fldChar w:fldCharType="begin"/>
            </w:r>
            <w:r w:rsidR="003874EB">
              <w:rPr>
                <w:noProof/>
              </w:rPr>
              <w:instrText xml:space="preserve"> SEQ Figura \* ARABIC </w:instrText>
            </w:r>
            <w:r w:rsidR="003874EB">
              <w:rPr>
                <w:noProof/>
              </w:rPr>
              <w:fldChar w:fldCharType="separate"/>
            </w:r>
            <w:r w:rsidR="00A4362E">
              <w:rPr>
                <w:noProof/>
              </w:rPr>
              <w:t>43</w:t>
            </w:r>
            <w:r w:rsidR="003874EB">
              <w:rPr>
                <w:noProof/>
              </w:rPr>
              <w:fldChar w:fldCharType="end"/>
            </w:r>
            <w:r>
              <w:t xml:space="preserve">: </w:t>
            </w:r>
            <w:r w:rsidRPr="00C477A5">
              <w:t>Interface gráfica</w:t>
            </w:r>
            <w:r>
              <w:t xml:space="preserve"> da lista de pagamentos</w:t>
            </w:r>
            <w:bookmarkEnd w:id="130"/>
          </w:p>
        </w:tc>
      </w:tr>
    </w:tbl>
    <w:p w14:paraId="514BF4A3" w14:textId="1C861FFC" w:rsidR="00D5379B" w:rsidRDefault="00FE1166" w:rsidP="00D5379B">
      <w:ins w:id="131" w:author="Almir Camolesi" w:date="2020-08-13T14:49:00Z">
        <w:r>
          <w:t xml:space="preserve">Outra formde escrever isto seria colocar uma figura entre cada texto, o tamanho do documento fica maior, mas </w:t>
        </w:r>
        <w:proofErr w:type="gramStart"/>
        <w:r>
          <w:t>não  tem</w:t>
        </w:r>
        <w:proofErr w:type="gramEnd"/>
        <w:r>
          <w:t xml:space="preserve"> problema. </w:t>
        </w:r>
      </w:ins>
    </w:p>
    <w:p w14:paraId="5A899D55" w14:textId="101452FE" w:rsidR="002F6D35" w:rsidRDefault="00134CB2" w:rsidP="00D5379B">
      <w:r>
        <w:t xml:space="preserve">Em </w:t>
      </w:r>
      <w:r w:rsidRPr="00134CB2">
        <w:rPr>
          <w:b/>
        </w:rPr>
        <w:t>interface gráfica da inserção de pagamento</w:t>
      </w:r>
      <w:r>
        <w:t xml:space="preserve"> tem como finalidade inserir qualquer pagamento que o usuário desejar</w:t>
      </w:r>
      <w:r w:rsidR="007A2881">
        <w:t>, também há a</w:t>
      </w:r>
      <w:r>
        <w:t xml:space="preserve"> possibilidade de inserir um valor, descrição, categoria</w:t>
      </w:r>
      <w:r w:rsidR="00391490">
        <w:t>, data do pagamento</w:t>
      </w:r>
      <w:r>
        <w:t xml:space="preserve"> e possibilitando notificar que é uma despesa mensal.</w:t>
      </w:r>
    </w:p>
    <w:p w14:paraId="65BABEE2" w14:textId="52B28C4E" w:rsidR="00EF43EC" w:rsidRDefault="00EF43EC" w:rsidP="00D5379B">
      <w:pPr>
        <w:rPr>
          <w:ins w:id="132" w:author="Almir Camolesi" w:date="2020-08-13T14:50:00Z"/>
        </w:rPr>
      </w:pPr>
      <w:r>
        <w:t xml:space="preserve">Na </w:t>
      </w:r>
      <w:r w:rsidRPr="00EF43EC">
        <w:rPr>
          <w:b/>
        </w:rPr>
        <w:t>interface gráfica da inserção de recebimento</w:t>
      </w:r>
      <w:r>
        <w:t xml:space="preserve"> </w:t>
      </w:r>
      <w:ins w:id="133" w:author="Almir Camolesi" w:date="2020-08-13T14:50:00Z">
        <w:r w:rsidR="00FE1166">
          <w:t xml:space="preserve">(Figura </w:t>
        </w:r>
        <w:commentRangeStart w:id="134"/>
        <w:r w:rsidR="00FE1166">
          <w:t>42</w:t>
        </w:r>
        <w:commentRangeEnd w:id="134"/>
        <w:r w:rsidR="00FE1166">
          <w:rPr>
            <w:rStyle w:val="Refdecomentrio"/>
          </w:rPr>
          <w:commentReference w:id="134"/>
        </w:r>
        <w:r w:rsidR="00FE1166">
          <w:t xml:space="preserve">) </w:t>
        </w:r>
      </w:ins>
      <w:r>
        <w:t>é onde se insere os recebimentos que o usuário desejar, nele também há as mesmas informações de pagamentos, como valor, descrição, categoria</w:t>
      </w:r>
      <w:r w:rsidR="00391490">
        <w:t>, data do recebimento</w:t>
      </w:r>
      <w:r>
        <w:t xml:space="preserve"> e receita mensal.</w:t>
      </w:r>
    </w:p>
    <w:p w14:paraId="6DBAA7CB" w14:textId="77777777" w:rsidR="00FE1166" w:rsidRDefault="00FE1166" w:rsidP="00FE1166">
      <w:pPr>
        <w:keepNext/>
        <w:jc w:val="center"/>
        <w:rPr>
          <w:ins w:id="136" w:author="Almir Camolesi" w:date="2020-08-13T14:50:00Z"/>
        </w:rPr>
      </w:pPr>
      <w:ins w:id="137" w:author="Almir Camolesi" w:date="2020-08-13T14:50:00Z">
        <w:r w:rsidRPr="00540B87">
          <w:rPr>
            <w:noProof/>
            <w:lang w:eastAsia="pt-BR"/>
          </w:rPr>
          <w:lastRenderedPageBreak/>
          <w:drawing>
            <wp:inline distT="0" distB="0" distL="0" distR="0" wp14:anchorId="7794D256" wp14:editId="23561518">
              <wp:extent cx="1712308" cy="3600000"/>
              <wp:effectExtent l="0" t="0" r="2540" b="635"/>
              <wp:docPr id="40" name="Imagem 4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12308" cy="3600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E0CF740" w14:textId="2CC408DD" w:rsidR="00FE1166" w:rsidRDefault="00FE1166" w:rsidP="00FE1166">
      <w:ins w:id="138" w:author="Almir Camolesi" w:date="2020-08-13T14:50:00Z">
        <w:r>
          <w:t xml:space="preserve">Figura </w:t>
        </w:r>
        <w:r>
          <w:rPr>
            <w:noProof/>
          </w:rPr>
          <w:fldChar w:fldCharType="begin"/>
        </w:r>
        <w:r>
          <w:rPr>
            <w:noProof/>
          </w:rPr>
          <w:instrText xml:space="preserve"> SEQ Figura \* ARABIC </w:instrText>
        </w:r>
        <w:r>
          <w:rPr>
            <w:noProof/>
          </w:rPr>
          <w:fldChar w:fldCharType="separate"/>
        </w:r>
        <w:r>
          <w:rPr>
            <w:noProof/>
          </w:rPr>
          <w:t>42</w:t>
        </w:r>
        <w:r>
          <w:rPr>
            <w:noProof/>
          </w:rPr>
          <w:fldChar w:fldCharType="end"/>
        </w:r>
        <w:r>
          <w:t xml:space="preserve">: </w:t>
        </w:r>
        <w:r w:rsidRPr="00DB2575">
          <w:t>Interface gráfica</w:t>
        </w:r>
        <w:r>
          <w:t xml:space="preserve"> da inserção de recebimento</w:t>
        </w:r>
      </w:ins>
    </w:p>
    <w:p w14:paraId="41A1AB31" w14:textId="43AA3132" w:rsidR="00AD3937" w:rsidRDefault="00AD3937" w:rsidP="00D5379B">
      <w:r w:rsidRPr="00AD3937">
        <w:rPr>
          <w:b/>
        </w:rPr>
        <w:t>Interface gráfica da lista de pagamentos</w:t>
      </w:r>
      <w:r w:rsidRPr="00AD3937">
        <w:t xml:space="preserve"> </w:t>
      </w:r>
      <w:r>
        <w:t>tem como objetivo informar os detalhes de todas as informações inseridas referente a contas do aplicativo, separados por aba, uma contendo os pagamentos e outra os recebimentos. Nessa interface é mostrado informações do mês que o usuário quiser</w:t>
      </w:r>
      <w:r w:rsidR="00B96A6B">
        <w:t>, somatório dos pagamentos e recebimentos do mês selecionado</w:t>
      </w:r>
      <w:r>
        <w:t xml:space="preserve"> e para cada item </w:t>
      </w:r>
      <w:r w:rsidR="00B96A6B">
        <w:t>contém</w:t>
      </w:r>
      <w:r>
        <w:t xml:space="preserve"> as seguintes informações: descrição da conta, categoria da conta, data de pagamento da conta e valor da conta.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40B87" w14:paraId="27931F02" w14:textId="77777777" w:rsidTr="00540B87">
        <w:tc>
          <w:tcPr>
            <w:tcW w:w="9628" w:type="dxa"/>
          </w:tcPr>
          <w:p w14:paraId="130F5A51" w14:textId="77777777" w:rsidR="0033436C" w:rsidRDefault="00540B87" w:rsidP="0033436C">
            <w:pPr>
              <w:keepNext/>
              <w:jc w:val="center"/>
            </w:pPr>
            <w:r w:rsidRPr="00540B87">
              <w:rPr>
                <w:noProof/>
                <w:lang w:eastAsia="pt-BR"/>
              </w:rPr>
              <w:lastRenderedPageBreak/>
              <w:drawing>
                <wp:inline distT="0" distB="0" distL="0" distR="0" wp14:anchorId="142F2EED" wp14:editId="2E82039A">
                  <wp:extent cx="1687356" cy="3600000"/>
                  <wp:effectExtent l="0" t="0" r="8255" b="635"/>
                  <wp:docPr id="49" name="Imagem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7356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8B71A1" w14:textId="49F99AF7" w:rsidR="00ED45D9" w:rsidRPr="00ED45D9" w:rsidRDefault="0033436C" w:rsidP="00267711">
            <w:pPr>
              <w:pStyle w:val="Legenda"/>
            </w:pPr>
            <w:bookmarkStart w:id="139" w:name="_Toc46768669"/>
            <w:r>
              <w:t xml:space="preserve">Figura </w:t>
            </w:r>
            <w:r w:rsidR="003874EB">
              <w:rPr>
                <w:noProof/>
              </w:rPr>
              <w:fldChar w:fldCharType="begin"/>
            </w:r>
            <w:r w:rsidR="003874EB">
              <w:rPr>
                <w:noProof/>
              </w:rPr>
              <w:instrText xml:space="preserve"> SEQ Figura \* ARABIC </w:instrText>
            </w:r>
            <w:r w:rsidR="003874EB">
              <w:rPr>
                <w:noProof/>
              </w:rPr>
              <w:fldChar w:fldCharType="separate"/>
            </w:r>
            <w:r w:rsidR="00A4362E">
              <w:rPr>
                <w:noProof/>
              </w:rPr>
              <w:t>44</w:t>
            </w:r>
            <w:r w:rsidR="003874EB">
              <w:rPr>
                <w:noProof/>
              </w:rPr>
              <w:fldChar w:fldCharType="end"/>
            </w:r>
            <w:r>
              <w:t xml:space="preserve">: </w:t>
            </w:r>
            <w:r w:rsidRPr="00BD1470">
              <w:t xml:space="preserve">Interface gráfica da lista de </w:t>
            </w:r>
            <w:r>
              <w:t>recebimentos</w:t>
            </w:r>
            <w:bookmarkEnd w:id="139"/>
            <w:r w:rsidR="00267711">
              <w:br/>
            </w:r>
          </w:p>
        </w:tc>
      </w:tr>
    </w:tbl>
    <w:p w14:paraId="0FCCC555" w14:textId="77777777" w:rsidR="00540B87" w:rsidRDefault="00540B87" w:rsidP="00D5379B"/>
    <w:p w14:paraId="6D5579E7" w14:textId="71ABEEDC" w:rsidR="00ED0D35" w:rsidRPr="00D5379B" w:rsidRDefault="00ED0D35" w:rsidP="00D5379B">
      <w:r>
        <w:t xml:space="preserve">Em </w:t>
      </w:r>
      <w:r w:rsidRPr="00ED0D35">
        <w:rPr>
          <w:b/>
        </w:rPr>
        <w:t>interface gráfica da lista de recebimentos</w:t>
      </w:r>
      <w:r>
        <w:t xml:space="preserve"> mostra todos as informações que a de pagamen</w:t>
      </w:r>
      <w:r w:rsidR="003A75C6">
        <w:t xml:space="preserve">tos tem, somente alterando para </w:t>
      </w:r>
      <w:r>
        <w:t>o próprio recebimento.</w:t>
      </w:r>
    </w:p>
    <w:p w14:paraId="3D9AA3AF" w14:textId="2419BF9B" w:rsidR="00F3212F" w:rsidRDefault="00F3212F" w:rsidP="00F3212F">
      <w:pPr>
        <w:pStyle w:val="Ttulo1"/>
      </w:pPr>
      <w:bookmarkStart w:id="140" w:name="_Toc46768708"/>
      <w:r w:rsidRPr="00F3212F">
        <w:lastRenderedPageBreak/>
        <w:t>CONSIDERAÇÕES FINAIS</w:t>
      </w:r>
      <w:bookmarkEnd w:id="140"/>
    </w:p>
    <w:p w14:paraId="1D55F737" w14:textId="77777777" w:rsidR="00F3212F" w:rsidRDefault="00F3212F" w:rsidP="00F3212F"/>
    <w:p w14:paraId="79A04055" w14:textId="59A6FF31" w:rsidR="00D61098" w:rsidRDefault="00D61098" w:rsidP="00D61098">
      <w:r>
        <w:t xml:space="preserve">Houve diversas adversidades no processo de finalização desse trabalho, pois trata-se de uma tecnologia nova no mercado e consequentemente não </w:t>
      </w:r>
      <w:del w:id="141" w:author="Almir Camolesi" w:date="2020-08-13T14:57:00Z">
        <w:r w:rsidDel="00D86E08">
          <w:delText xml:space="preserve">obtendo </w:delText>
        </w:r>
      </w:del>
      <w:ins w:id="142" w:author="Almir Camolesi" w:date="2020-08-13T14:57:00Z">
        <w:r w:rsidR="00D86E08">
          <w:t xml:space="preserve">existe </w:t>
        </w:r>
      </w:ins>
      <w:r>
        <w:t>muitos exemplos em livros e artigos que pudessem agregar na construção do mesmo, entretanto, a maioria dos objetivos foram alcançados graças a pesquisas em inglês, proporcionou-se o sucesso desse projeto e com uma excelente experiência em aprendizado. A maior dificuldade mesmo</w:t>
      </w:r>
      <w:del w:id="143" w:author="Almir Camolesi" w:date="2020-08-13T14:57:00Z">
        <w:r w:rsidDel="00D86E08">
          <w:delText xml:space="preserve"> que tive</w:delText>
        </w:r>
      </w:del>
      <w:r>
        <w:t xml:space="preserve"> foi </w:t>
      </w:r>
      <w:del w:id="144" w:author="Almir Camolesi" w:date="2020-08-13T14:57:00Z">
        <w:r w:rsidDel="00D86E08">
          <w:delText xml:space="preserve">achar </w:delText>
        </w:r>
      </w:del>
      <w:ins w:id="145" w:author="Almir Camolesi" w:date="2020-08-13T14:57:00Z">
        <w:r w:rsidR="00D86E08">
          <w:t xml:space="preserve">encontrar </w:t>
        </w:r>
      </w:ins>
      <w:r w:rsidRPr="00C73F16">
        <w:rPr>
          <w:i/>
        </w:rPr>
        <w:t>Widgets</w:t>
      </w:r>
      <w:r>
        <w:t xml:space="preserve"> personalizados, como um botão que troca de posição dependendo da opção selecionada com a finalidade de deixar a aplicação mais atraente ao usuário. </w:t>
      </w:r>
      <w:del w:id="146" w:author="Almir Camolesi" w:date="2020-08-13T15:06:00Z">
        <w:r w:rsidDel="00D86E08">
          <w:delText xml:space="preserve">Obtive outras </w:delText>
        </w:r>
      </w:del>
      <w:ins w:id="147" w:author="Almir Camolesi" w:date="2020-08-13T15:06:00Z">
        <w:r w:rsidR="00D86E08">
          <w:t xml:space="preserve">Outra </w:t>
        </w:r>
      </w:ins>
      <w:r>
        <w:t>dificuldade</w:t>
      </w:r>
      <w:ins w:id="148" w:author="Almir Camolesi" w:date="2020-08-13T15:06:00Z">
        <w:r w:rsidR="00D86E08">
          <w:t xml:space="preserve"> </w:t>
        </w:r>
      </w:ins>
      <w:del w:id="149" w:author="Almir Camolesi" w:date="2020-08-13T15:06:00Z">
        <w:r w:rsidDel="00D86E08">
          <w:delText>s</w:delText>
        </w:r>
      </w:del>
      <w:r>
        <w:t xml:space="preserve"> também </w:t>
      </w:r>
      <w:ins w:id="150" w:author="Almir Camolesi" w:date="2020-08-13T15:07:00Z">
        <w:r w:rsidR="00D86E08">
          <w:t xml:space="preserve">encontrada foi </w:t>
        </w:r>
      </w:ins>
      <w:r>
        <w:t>como conect</w:t>
      </w:r>
      <w:r w:rsidR="00C73F16">
        <w:t xml:space="preserve">ar </w:t>
      </w:r>
      <w:del w:id="151" w:author="Almir Camolesi" w:date="2020-08-13T15:07:00Z">
        <w:r w:rsidR="00C73F16" w:rsidDel="00D86E08">
          <w:delText xml:space="preserve">meu </w:delText>
        </w:r>
      </w:del>
      <w:ins w:id="152" w:author="Almir Camolesi" w:date="2020-08-13T15:07:00Z">
        <w:r w:rsidR="00D86E08">
          <w:t xml:space="preserve">o  </w:t>
        </w:r>
      </w:ins>
      <w:r w:rsidR="00C73F16">
        <w:t>aplicativo com o banco em nuvem</w:t>
      </w:r>
      <w:r>
        <w:t xml:space="preserve">, pois alguns tutoriais ou sites não estavam dando certo para </w:t>
      </w:r>
      <w:del w:id="153" w:author="Almir Camolesi" w:date="2020-08-13T15:07:00Z">
        <w:r w:rsidDel="00D86E08">
          <w:delText xml:space="preserve">minha </w:delText>
        </w:r>
      </w:del>
      <w:ins w:id="154" w:author="Almir Camolesi" w:date="2020-08-13T15:07:00Z">
        <w:r w:rsidR="00D86E08">
          <w:t xml:space="preserve">a </w:t>
        </w:r>
      </w:ins>
      <w:r>
        <w:t>versão</w:t>
      </w:r>
      <w:ins w:id="155" w:author="Almir Camolesi" w:date="2020-08-13T15:07:00Z">
        <w:r w:rsidR="00D86E08">
          <w:t xml:space="preserve"> utilizada</w:t>
        </w:r>
      </w:ins>
      <w:r>
        <w:t xml:space="preserve">, somente </w:t>
      </w:r>
      <w:del w:id="156" w:author="Almir Camolesi" w:date="2020-08-13T15:07:00Z">
        <w:r w:rsidDel="00D86E08">
          <w:delText>um</w:delText>
        </w:r>
        <w:r w:rsidR="00505F3F" w:rsidDel="00D86E08">
          <w:delText>a</w:delText>
        </w:r>
        <w:r w:rsidDel="00D86E08">
          <w:delText xml:space="preserve"> </w:delText>
        </w:r>
      </w:del>
      <w:ins w:id="157" w:author="Almir Camolesi" w:date="2020-08-13T15:07:00Z">
        <w:r w:rsidR="00D86E08">
          <w:t xml:space="preserve">um  </w:t>
        </w:r>
      </w:ins>
      <w:r>
        <w:t xml:space="preserve">vídeo aula que </w:t>
      </w:r>
      <w:del w:id="158" w:author="Almir Camolesi" w:date="2020-08-13T15:07:00Z">
        <w:r w:rsidDel="00D86E08">
          <w:delText xml:space="preserve">me </w:delText>
        </w:r>
      </w:del>
      <w:ins w:id="159" w:author="Almir Camolesi" w:date="2020-08-13T15:07:00Z">
        <w:r w:rsidR="00D86E08">
          <w:t>auxiliou</w:t>
        </w:r>
      </w:ins>
      <w:del w:id="160" w:author="Almir Camolesi" w:date="2020-08-13T15:07:00Z">
        <w:r w:rsidDel="00D86E08">
          <w:delText>ajudou a ter sucesso</w:delText>
        </w:r>
      </w:del>
      <w:ins w:id="161" w:author="Almir Camolesi" w:date="2020-08-13T15:07:00Z">
        <w:r w:rsidR="00D86E08">
          <w:t xml:space="preserve">no sucesso para realizar a </w:t>
        </w:r>
      </w:ins>
      <w:del w:id="162" w:author="Almir Camolesi" w:date="2020-08-13T15:07:00Z">
        <w:r w:rsidDel="00D86E08">
          <w:delText xml:space="preserve"> na</w:delText>
        </w:r>
      </w:del>
      <w:r>
        <w:t xml:space="preserve"> conexão.</w:t>
      </w:r>
      <w:r w:rsidR="00505F3F">
        <w:t xml:space="preserve"> </w:t>
      </w:r>
      <w:del w:id="163" w:author="Almir Camolesi" w:date="2020-08-13T15:08:00Z">
        <w:r w:rsidR="00505F3F" w:rsidDel="008D1214">
          <w:delText xml:space="preserve">Obtive </w:delText>
        </w:r>
        <w:commentRangeStart w:id="164"/>
        <w:r w:rsidR="00505F3F" w:rsidDel="008D1214">
          <w:delText>p</w:delText>
        </w:r>
      </w:del>
      <w:ins w:id="165" w:author="Almir Camolesi" w:date="2020-08-13T15:08:00Z">
        <w:r w:rsidR="008D1214">
          <w:t>P</w:t>
        </w:r>
      </w:ins>
      <w:r w:rsidR="00505F3F">
        <w:t xml:space="preserve">roblemas também </w:t>
      </w:r>
      <w:del w:id="166" w:author="Almir Camolesi" w:date="2020-08-13T15:08:00Z">
        <w:r w:rsidR="00505F3F" w:rsidDel="008D1214">
          <w:delText xml:space="preserve">para </w:delText>
        </w:r>
      </w:del>
      <w:ins w:id="167" w:author="Almir Camolesi" w:date="2020-08-13T15:08:00Z">
        <w:r w:rsidR="008D1214">
          <w:t xml:space="preserve">de como </w:t>
        </w:r>
      </w:ins>
      <w:r w:rsidR="00505F3F">
        <w:t xml:space="preserve">resolver </w:t>
      </w:r>
      <w:del w:id="168" w:author="Almir Camolesi" w:date="2020-08-13T15:08:00Z">
        <w:r w:rsidR="00505F3F" w:rsidDel="008D1214">
          <w:delText xml:space="preserve">problemas </w:delText>
        </w:r>
      </w:del>
      <w:r w:rsidR="00505F3F">
        <w:t xml:space="preserve">eventuais </w:t>
      </w:r>
      <w:ins w:id="169" w:author="Almir Camolesi" w:date="2020-08-13T15:08:00Z">
        <w:r w:rsidR="008D1214">
          <w:t xml:space="preserve">erros ou falhas </w:t>
        </w:r>
      </w:ins>
      <w:r w:rsidR="00505F3F">
        <w:t>que aconteceram no aplicativo, como funcionalidades que pararam de funcionar após atualização de código.</w:t>
      </w:r>
      <w:commentRangeEnd w:id="164"/>
      <w:r w:rsidR="008D1214">
        <w:rPr>
          <w:rStyle w:val="Refdecomentrio"/>
        </w:rPr>
        <w:commentReference w:id="164"/>
      </w:r>
    </w:p>
    <w:p w14:paraId="13D0F464" w14:textId="77777777" w:rsidR="00D61098" w:rsidRDefault="00D61098" w:rsidP="00D61098">
      <w:r>
        <w:t>Vale enfatizar a facilidade e rapidez do desenvolvimento do aplicativo quando se estuda mais a fundo a ferramenta e suas funcionalidades.</w:t>
      </w:r>
    </w:p>
    <w:p w14:paraId="6993682E" w14:textId="4145138B" w:rsidR="004B71EA" w:rsidRDefault="00D61098" w:rsidP="00D61098">
      <w:r>
        <w:t>O projeto inteiro ficará disponível no GitHub, com isso, auxiliará novos desenvolvedores, pessoas interessadas nessa tecnologia maravilhosa e principalmente nos meus trabalhos futuros como desenvolvedor. E com base na finalização desse trabalho, chegou-se à conclusão que a aplicação mencionada terá um valor enorme para comunidade.</w:t>
      </w:r>
    </w:p>
    <w:p w14:paraId="57108C8B" w14:textId="77777777" w:rsidR="004B71EA" w:rsidRDefault="004B71EA" w:rsidP="00F3212F"/>
    <w:p w14:paraId="30EC968D" w14:textId="77777777" w:rsidR="004B71EA" w:rsidRDefault="004B71EA" w:rsidP="00F3212F"/>
    <w:p w14:paraId="7F5861D5" w14:textId="77777777" w:rsidR="004B71EA" w:rsidRDefault="004B71EA" w:rsidP="00F3212F"/>
    <w:p w14:paraId="7CAE1492" w14:textId="77777777" w:rsidR="004B71EA" w:rsidRPr="00F3212F" w:rsidRDefault="004B71EA" w:rsidP="00F3212F"/>
    <w:p w14:paraId="19C96D4E" w14:textId="77777777" w:rsidR="00C131AB" w:rsidRDefault="00C131AB" w:rsidP="00976C67"/>
    <w:p w14:paraId="3F6870A4" w14:textId="77777777" w:rsidR="008D053E" w:rsidRDefault="008D053E" w:rsidP="00976C67"/>
    <w:p w14:paraId="595293ED" w14:textId="72C6F07F" w:rsidR="00525FC2" w:rsidRDefault="00525FC2" w:rsidP="00525FC2">
      <w:pPr>
        <w:pStyle w:val="Ttulo1"/>
      </w:pPr>
      <w:bookmarkStart w:id="170" w:name="_Toc46768709"/>
      <w:r>
        <w:lastRenderedPageBreak/>
        <w:t>REFERÊNCIAS</w:t>
      </w:r>
      <w:bookmarkEnd w:id="170"/>
    </w:p>
    <w:p w14:paraId="3F68C9D7" w14:textId="044BCF32" w:rsidR="00286B62" w:rsidRDefault="00286B62" w:rsidP="00286B62">
      <w:r>
        <w:t xml:space="preserve">AFONSO, Alexandre. </w:t>
      </w:r>
      <w:r w:rsidRPr="00286B62">
        <w:rPr>
          <w:b/>
        </w:rPr>
        <w:t>O que é Spring Boot?</w:t>
      </w:r>
      <w:r>
        <w:t xml:space="preserve"> Disponível em &lt;</w:t>
      </w:r>
      <w:r w:rsidRPr="00286B62">
        <w:t xml:space="preserve"> https://blog.algaworks.com/spring-boot/</w:t>
      </w:r>
      <w:r>
        <w:t>&gt;. Acesso em: 20 jul. 2020.</w:t>
      </w:r>
    </w:p>
    <w:p w14:paraId="0EC062E3" w14:textId="0FEA7993" w:rsidR="00FC4E22" w:rsidRDefault="00FC4E22" w:rsidP="00286B62">
      <w:r>
        <w:t xml:space="preserve">AMAZON. </w:t>
      </w:r>
      <w:r w:rsidRPr="00FC4E22">
        <w:rPr>
          <w:b/>
        </w:rPr>
        <w:t>O que é o Amazon EC2?</w:t>
      </w:r>
      <w:r>
        <w:rPr>
          <w:b/>
        </w:rPr>
        <w:t xml:space="preserve"> </w:t>
      </w:r>
      <w:r>
        <w:t>Disponível em &lt;</w:t>
      </w:r>
      <w:r w:rsidRPr="00FC4E22">
        <w:t xml:space="preserve"> https://docs.aws.amazon.com/pt_br/AWSEC2/latest/UserGuide/concepts.html</w:t>
      </w:r>
      <w:r>
        <w:t>&gt;. Acesso em: 21 jul. 2020.</w:t>
      </w:r>
    </w:p>
    <w:p w14:paraId="5D820B46" w14:textId="77777777" w:rsidR="00097820" w:rsidRDefault="00097820" w:rsidP="00097820">
      <w:r>
        <w:t xml:space="preserve">DIONISIO, Edson. </w:t>
      </w:r>
      <w:r>
        <w:rPr>
          <w:b/>
        </w:rPr>
        <w:t>Introdução ao Visual Studio Code</w:t>
      </w:r>
      <w:r>
        <w:t>. Disponível em &lt;</w:t>
      </w:r>
      <w:r w:rsidRPr="0038316C">
        <w:t xml:space="preserve"> </w:t>
      </w:r>
      <w:r w:rsidRPr="00083749">
        <w:t>https://www.devmedia.com.br/introducao-ao-visual-studio-code/34418</w:t>
      </w:r>
      <w:r>
        <w:t>&gt;. Acesso em: 02 mar. 2020.</w:t>
      </w:r>
    </w:p>
    <w:p w14:paraId="202EF657" w14:textId="6B586922" w:rsidR="00097820" w:rsidRDefault="00097820" w:rsidP="00097820">
      <w:r>
        <w:t xml:space="preserve">GUEDES, Marylene. </w:t>
      </w:r>
      <w:r>
        <w:rPr>
          <w:b/>
        </w:rPr>
        <w:t>O que é Dart</w:t>
      </w:r>
      <w:r w:rsidRPr="003F2576">
        <w:rPr>
          <w:b/>
        </w:rPr>
        <w:t>?</w:t>
      </w:r>
      <w:r>
        <w:t xml:space="preserve"> Disponível em &lt;</w:t>
      </w:r>
      <w:r w:rsidRPr="00083749">
        <w:t>https://www.treinaweb.com.br/blog/o-que-e-dart/</w:t>
      </w:r>
      <w:r>
        <w:t>&gt;. Acesso em: 11 fev. 2020.</w:t>
      </w:r>
    </w:p>
    <w:p w14:paraId="499CE6EE" w14:textId="60E9705A" w:rsidR="00687784" w:rsidRDefault="00687784" w:rsidP="00097820">
      <w:r>
        <w:t xml:space="preserve">JETBRAINS. </w:t>
      </w:r>
      <w:r w:rsidRPr="00687784">
        <w:rPr>
          <w:b/>
        </w:rPr>
        <w:t>IntelliJ Platform</w:t>
      </w:r>
      <w:r>
        <w:rPr>
          <w:b/>
        </w:rPr>
        <w:t>.</w:t>
      </w:r>
      <w:r>
        <w:t xml:space="preserve"> Disponível em &lt;</w:t>
      </w:r>
      <w:r w:rsidRPr="00687784">
        <w:t xml:space="preserve"> https://www.jetbrains.com/opensource/idea/</w:t>
      </w:r>
      <w:r>
        <w:t>&gt;. Acesso em: 21 jul. 2020.</w:t>
      </w:r>
    </w:p>
    <w:p w14:paraId="72994CAC" w14:textId="77777777" w:rsidR="00097820" w:rsidRDefault="00097820" w:rsidP="00097820">
      <w:r>
        <w:t xml:space="preserve">LIMA, Davi. </w:t>
      </w:r>
      <w:r w:rsidRPr="003F2576">
        <w:rPr>
          <w:b/>
        </w:rPr>
        <w:t>Modele softwares com Astah Community</w:t>
      </w:r>
      <w:r>
        <w:t>. Disponível em &lt;https://www.techtudo.com.br/tudo-sobre/astah-commmunity.html&gt;. Acesso em: 19 nov. 2019.</w:t>
      </w:r>
    </w:p>
    <w:p w14:paraId="6D543296" w14:textId="04A88667" w:rsidR="009B494A" w:rsidRDefault="009B494A" w:rsidP="00097820">
      <w:r>
        <w:t xml:space="preserve">LUCIDCHART. </w:t>
      </w:r>
      <w:r w:rsidRPr="002F2AEF">
        <w:rPr>
          <w:b/>
        </w:rPr>
        <w:t>O que é um diagrama de atividades</w:t>
      </w:r>
      <w:r>
        <w:t>. Disponível em &lt;</w:t>
      </w:r>
      <w:r w:rsidRPr="002F2AEF">
        <w:t xml:space="preserve"> </w:t>
      </w:r>
      <w:r w:rsidRPr="00083749">
        <w:t>https://www.lucidchart.com/pages/pt/o-que-e-diagrama-de-atividades-uml</w:t>
      </w:r>
      <w:hyperlink r:id="rId61" w:history="1"/>
      <w:r>
        <w:t>&gt;. Acesso em: 02 mar. 2020.</w:t>
      </w:r>
    </w:p>
    <w:p w14:paraId="104E1DEF" w14:textId="39C6317E" w:rsidR="00097820" w:rsidRDefault="00097820" w:rsidP="00097820">
      <w:r>
        <w:t xml:space="preserve">MAES, Jefferson. </w:t>
      </w:r>
      <w:r w:rsidRPr="0038316C">
        <w:rPr>
          <w:b/>
        </w:rPr>
        <w:t>Firebase o que é e para que serve?</w:t>
      </w:r>
      <w:r>
        <w:t xml:space="preserve"> Disponível em &lt;</w:t>
      </w:r>
      <w:r w:rsidRPr="0038316C">
        <w:t xml:space="preserve"> </w:t>
      </w:r>
      <w:r w:rsidRPr="00083749">
        <w:t>http://digitalprimews.com/google-firebase/</w:t>
      </w:r>
      <w:r>
        <w:t>&gt;. Acesso em: 25 fev. 2020.</w:t>
      </w:r>
    </w:p>
    <w:p w14:paraId="24013935" w14:textId="77777777" w:rsidR="00097820" w:rsidRDefault="00097820" w:rsidP="00097820">
      <w:r>
        <w:t xml:space="preserve">MAGALHÃES, Túlio. </w:t>
      </w:r>
      <w:r w:rsidRPr="003F2576">
        <w:rPr>
          <w:b/>
        </w:rPr>
        <w:t>Flutter: tudo sobre o queridinho do google</w:t>
      </w:r>
      <w:r>
        <w:t>. Disponível em &lt;https://www.zup.com.br/blog/flutter&gt;. Acesso em: 21 out. 2019.</w:t>
      </w:r>
    </w:p>
    <w:p w14:paraId="3627BFCE" w14:textId="77777777" w:rsidR="00097820" w:rsidRDefault="00097820" w:rsidP="00097820">
      <w:r>
        <w:t xml:space="preserve">PAULA, Welington. </w:t>
      </w:r>
      <w:r w:rsidRPr="003F2576">
        <w:rPr>
          <w:b/>
        </w:rPr>
        <w:t>Rumo do Desenvolvimento Mobile</w:t>
      </w:r>
      <w:r>
        <w:t>. Disponível em &lt;</w:t>
      </w:r>
      <w:r w:rsidRPr="00F86E8E">
        <w:t xml:space="preserve"> https://www.devmedia.com.br/rumo-do-desenvolvimento-mobile/24129</w:t>
      </w:r>
      <w:r>
        <w:t>&gt;. Acesso em: 21 nov. 2019.</w:t>
      </w:r>
    </w:p>
    <w:p w14:paraId="09710B0C" w14:textId="0365773C" w:rsidR="001D0AAB" w:rsidRDefault="001D0AAB" w:rsidP="001D0AAB">
      <w:r>
        <w:t xml:space="preserve">PIRES. </w:t>
      </w:r>
      <w:r w:rsidRPr="001D0AAB">
        <w:rPr>
          <w:b/>
        </w:rPr>
        <w:t>O que é API? REST e RESTful? Conheça as definições e diferenças!</w:t>
      </w:r>
      <w:r>
        <w:t xml:space="preserve"> Disponível em &lt;</w:t>
      </w:r>
      <w:r w:rsidRPr="001D0AAB">
        <w:t xml:space="preserve"> https://becode.com.br/o-que-e-api-rest-e-restful/</w:t>
      </w:r>
      <w:r>
        <w:t>&gt;. Acesso em: 20 jul. 2020.</w:t>
      </w:r>
    </w:p>
    <w:p w14:paraId="3D8DB64B" w14:textId="669BDEB5" w:rsidR="00097820" w:rsidRDefault="00097820" w:rsidP="00097820">
      <w:r>
        <w:lastRenderedPageBreak/>
        <w:t xml:space="preserve">PORTAGSI. </w:t>
      </w:r>
      <w:r w:rsidRPr="003F2576">
        <w:rPr>
          <w:b/>
        </w:rPr>
        <w:t>O que é UML?</w:t>
      </w:r>
      <w:r>
        <w:t xml:space="preserve"> Disponível em &lt;</w:t>
      </w:r>
      <w:r w:rsidRPr="00253872">
        <w:t>https://www.portalgsti.com.br/uml/sobre/</w:t>
      </w:r>
      <w:r>
        <w:t>&gt;. Acesso em: 21 nov. 2019.</w:t>
      </w:r>
    </w:p>
    <w:p w14:paraId="38ED4479" w14:textId="1E7B5E60" w:rsidR="00C461D4" w:rsidRDefault="00C461D4" w:rsidP="00097820">
      <w:r>
        <w:t xml:space="preserve">SANTANA, Fabiano. </w:t>
      </w:r>
      <w:r w:rsidRPr="00C461D4">
        <w:rPr>
          <w:b/>
        </w:rPr>
        <w:t>Flutter: porque você deveria apostar nesta tecnologia</w:t>
      </w:r>
      <w:r>
        <w:t>. Disponível em &lt;</w:t>
      </w:r>
      <w:r w:rsidRPr="00C461D4">
        <w:t xml:space="preserve"> https://tableless.com.br/flutter-porque-investir-nessa-tecnologia/</w:t>
      </w:r>
      <w:r>
        <w:t>&gt;. Acesso em: 10 jul. 2020.</w:t>
      </w:r>
    </w:p>
    <w:p w14:paraId="1DB624AC" w14:textId="57FCD209" w:rsidR="009D61CE" w:rsidRDefault="009D61CE" w:rsidP="00097820">
      <w:r>
        <w:t xml:space="preserve">SOARES, Jhonathan. </w:t>
      </w:r>
      <w:r w:rsidRPr="009D61CE">
        <w:rPr>
          <w:b/>
        </w:rPr>
        <w:t>O que é MongoDB e porque usá-</w:t>
      </w:r>
      <w:r w:rsidR="00C07A73" w:rsidRPr="009D61CE">
        <w:rPr>
          <w:b/>
        </w:rPr>
        <w:t>lo?</w:t>
      </w:r>
      <w:r>
        <w:t xml:space="preserve"> Disponível em </w:t>
      </w:r>
      <w:r w:rsidRPr="009D61CE">
        <w:t>https://codigosimples.net/2016/03/01/o-que-e-mongodb-e-porque-usa-lo/</w:t>
      </w:r>
      <w:r>
        <w:t>&gt;. Acesso em: 21 jul. 2020.</w:t>
      </w:r>
    </w:p>
    <w:p w14:paraId="1A0CBFCF" w14:textId="55A28A6A" w:rsidR="009B494A" w:rsidRDefault="009B494A" w:rsidP="00097820">
      <w:r>
        <w:t xml:space="preserve">TYBEL, Douglas. </w:t>
      </w:r>
      <w:r w:rsidRPr="00420091">
        <w:rPr>
          <w:b/>
        </w:rPr>
        <w:t>Orientações básicas na elaboração de um diagrama de classes</w:t>
      </w:r>
      <w:r>
        <w:t>. Disponível em &lt;</w:t>
      </w:r>
      <w:r w:rsidRPr="00083749">
        <w:t>https://www.devmedia.com.br/orientacoes-basicas-na-elaboracao-de-um-diagrama-de-classes/37224</w:t>
      </w:r>
      <w:hyperlink r:id="rId62" w:history="1"/>
      <w:r>
        <w:t>&gt;. Acesso em: 02 mar. 2020.</w:t>
      </w:r>
    </w:p>
    <w:p w14:paraId="4A834D00" w14:textId="009721C2" w:rsidR="00097820" w:rsidRPr="004D3A11" w:rsidRDefault="00097820" w:rsidP="00097820">
      <w:r>
        <w:t xml:space="preserve">VIANA, Daniel. </w:t>
      </w:r>
      <w:r w:rsidRPr="003F2576">
        <w:rPr>
          <w:b/>
        </w:rPr>
        <w:t>Firebase: descubra no que esta plataforma pode te ajudar</w:t>
      </w:r>
      <w:r>
        <w:t>. Disponível em &lt;https://www.treinaweb.com.br/blog/firebase-descubra-no-que-esta-plataforma-pode-te-ajudar&gt;. Acesso em: 03 out. 2019.</w:t>
      </w:r>
    </w:p>
    <w:p w14:paraId="7A05C5D4" w14:textId="77777777" w:rsidR="00097820" w:rsidRDefault="00097820" w:rsidP="00097820"/>
    <w:p w14:paraId="51D91853" w14:textId="77777777" w:rsidR="00097820" w:rsidRDefault="00097820" w:rsidP="00097820"/>
    <w:p w14:paraId="12034F2D" w14:textId="77777777" w:rsidR="00097820" w:rsidRDefault="00097820" w:rsidP="00097820"/>
    <w:p w14:paraId="0B7069D8" w14:textId="77777777" w:rsidR="00097820" w:rsidRDefault="00097820" w:rsidP="00097820"/>
    <w:p w14:paraId="62512194" w14:textId="77777777" w:rsidR="00097820" w:rsidRPr="00097820" w:rsidRDefault="00097820" w:rsidP="00097820"/>
    <w:p w14:paraId="16D82F78" w14:textId="77777777" w:rsidR="002F2AEF" w:rsidRDefault="002F2AEF" w:rsidP="00420091"/>
    <w:p w14:paraId="75E9646C" w14:textId="77777777" w:rsidR="00E17E0C" w:rsidRPr="00525FC2" w:rsidRDefault="00E17E0C" w:rsidP="0038316C"/>
    <w:p w14:paraId="794F3A72" w14:textId="77777777" w:rsidR="0038316C" w:rsidRPr="00525FC2" w:rsidRDefault="0038316C" w:rsidP="00DC696E"/>
    <w:p w14:paraId="3395268A" w14:textId="77777777" w:rsidR="00DC696E" w:rsidRPr="00525FC2" w:rsidRDefault="00DC696E" w:rsidP="00253872"/>
    <w:p w14:paraId="1686BAD9" w14:textId="77777777" w:rsidR="00253872" w:rsidRPr="00525FC2" w:rsidRDefault="00253872" w:rsidP="00F86E8E"/>
    <w:p w14:paraId="7A3131CD" w14:textId="77777777" w:rsidR="00F86E8E" w:rsidRPr="00525FC2" w:rsidRDefault="00F86E8E" w:rsidP="00525FC2"/>
    <w:sectPr w:rsidR="00F86E8E" w:rsidRPr="00525FC2" w:rsidSect="00521DC1">
      <w:headerReference w:type="default" r:id="rId63"/>
      <w:pgSz w:w="11906" w:h="16838"/>
      <w:pgMar w:top="1701" w:right="1134" w:bottom="1134" w:left="1134" w:header="1134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Almir Camolesi" w:date="2020-08-10T16:58:00Z" w:initials="AC">
    <w:p w14:paraId="09FF5B1C" w14:textId="20F5861E" w:rsidR="002149C0" w:rsidRDefault="002149C0">
      <w:pPr>
        <w:pStyle w:val="Textodecomentrio"/>
      </w:pPr>
      <w:r>
        <w:rPr>
          <w:rStyle w:val="Refdecomentrio"/>
        </w:rPr>
        <w:annotationRef/>
      </w:r>
      <w:r>
        <w:t>Ver nas normas, agora não é mais qualificação e sim trabalho final, a não ser que queira refazer a qualificação e defender no ano que vem. Rssss</w:t>
      </w:r>
    </w:p>
    <w:p w14:paraId="5BCA941F" w14:textId="01CBFEEC" w:rsidR="002149C0" w:rsidRDefault="002149C0">
      <w:pPr>
        <w:pStyle w:val="Textodecomentrio"/>
      </w:pPr>
    </w:p>
  </w:comment>
  <w:comment w:id="3" w:author="Almir Camolesi" w:date="2020-08-10T17:02:00Z" w:initials="AC">
    <w:p w14:paraId="25C1B418" w14:textId="77777777" w:rsidR="002149C0" w:rsidRDefault="002149C0">
      <w:pPr>
        <w:pStyle w:val="Textodecomentrio"/>
      </w:pPr>
      <w:r>
        <w:rPr>
          <w:rStyle w:val="Refdecomentrio"/>
        </w:rPr>
        <w:annotationRef/>
      </w:r>
      <w:r>
        <w:t>Refazer igual a página anterior.</w:t>
      </w:r>
    </w:p>
    <w:p w14:paraId="650D2003" w14:textId="77777777" w:rsidR="002149C0" w:rsidRDefault="002149C0">
      <w:pPr>
        <w:pStyle w:val="Textodecomentrio"/>
      </w:pPr>
      <w:r>
        <w:t xml:space="preserve">Não é </w:t>
      </w:r>
      <w:proofErr w:type="gramStart"/>
      <w:r>
        <w:t>qualificação..</w:t>
      </w:r>
      <w:proofErr w:type="gramEnd"/>
    </w:p>
    <w:p w14:paraId="40350BAD" w14:textId="498A989A" w:rsidR="002149C0" w:rsidRDefault="002149C0">
      <w:pPr>
        <w:pStyle w:val="Textodecomentrio"/>
      </w:pPr>
    </w:p>
  </w:comment>
  <w:comment w:id="4" w:author="Almir Camolesi" w:date="2020-08-13T11:20:00Z" w:initials="AC">
    <w:p w14:paraId="3352E518" w14:textId="3DA48DE4" w:rsidR="002149C0" w:rsidRDefault="002149C0">
      <w:pPr>
        <w:pStyle w:val="Textodecomentrio"/>
      </w:pPr>
      <w:r>
        <w:rPr>
          <w:rStyle w:val="Refdecomentrio"/>
        </w:rPr>
        <w:annotationRef/>
      </w:r>
      <w:r>
        <w:t>Precisa ver com a Diomara quem será a sua banca, pois o Osmar vai sair de licença para se candidatar a vereador.</w:t>
      </w:r>
    </w:p>
  </w:comment>
  <w:comment w:id="5" w:author="Almir Camolesi" w:date="2020-08-10T17:03:00Z" w:initials="AC">
    <w:p w14:paraId="794701B1" w14:textId="28807B0B" w:rsidR="002149C0" w:rsidRDefault="002149C0">
      <w:pPr>
        <w:pStyle w:val="Textodecomentrio"/>
      </w:pPr>
      <w:r>
        <w:rPr>
          <w:rStyle w:val="Refdecomentrio"/>
        </w:rPr>
        <w:annotationRef/>
      </w:r>
      <w:r>
        <w:t xml:space="preserve">Fiquei até mais gordo que já ando, mas feliz, pois sei que não </w:t>
      </w:r>
      <w:proofErr w:type="gramStart"/>
      <w:r>
        <w:t>e</w:t>
      </w:r>
      <w:proofErr w:type="gramEnd"/>
      <w:r>
        <w:t xml:space="preserve"> igual a muitos que escrevem por escrever, neste período doido, é muito bom ler estas coisas. </w:t>
      </w:r>
    </w:p>
  </w:comment>
  <w:comment w:id="20" w:author="Almir Camolesi" w:date="2020-08-13T11:32:00Z" w:initials="AC">
    <w:p w14:paraId="1472060E" w14:textId="24D87A25" w:rsidR="002149C0" w:rsidRDefault="002149C0">
      <w:pPr>
        <w:pStyle w:val="Textodecomentrio"/>
      </w:pPr>
      <w:r>
        <w:rPr>
          <w:rStyle w:val="Refdecomentrio"/>
        </w:rPr>
        <w:annotationRef/>
      </w:r>
      <w:r>
        <w:t>Ver normas, mas acho que ao referenciar as figuras, deve iniciar em Maiuscula Figura 4, por exemplo.</w:t>
      </w:r>
    </w:p>
  </w:comment>
  <w:comment w:id="23" w:author="Almir Camolesi" w:date="2020-08-13T11:33:00Z" w:initials="AC">
    <w:p w14:paraId="4A9699D8" w14:textId="68F9A3BF" w:rsidR="002149C0" w:rsidRDefault="002149C0">
      <w:pPr>
        <w:pStyle w:val="Textodecomentrio"/>
      </w:pPr>
      <w:r>
        <w:rPr>
          <w:rStyle w:val="Refdecomentrio"/>
        </w:rPr>
        <w:annotationRef/>
      </w:r>
      <w:r>
        <w:t xml:space="preserve">Não seria isso, acho que fica melhor, se não for desconsidere. </w:t>
      </w:r>
    </w:p>
  </w:comment>
  <w:comment w:id="25" w:author="Almir Camolesi" w:date="2020-08-13T11:34:00Z" w:initials="AC">
    <w:p w14:paraId="558202BB" w14:textId="3CB65399" w:rsidR="002149C0" w:rsidRDefault="002149C0">
      <w:pPr>
        <w:pStyle w:val="Textodecomentrio"/>
      </w:pPr>
      <w:r>
        <w:rPr>
          <w:rStyle w:val="Refdecomentrio"/>
        </w:rPr>
        <w:annotationRef/>
      </w:r>
      <w:proofErr w:type="gramStart"/>
      <w:r>
        <w:t>é</w:t>
      </w:r>
      <w:proofErr w:type="gramEnd"/>
      <w:r>
        <w:t xml:space="preserve"> toda a . Seria importante solicitar para alguém revisar o texto e corrigir erros de língua portuguesa, não estou fazendo isto. </w:t>
      </w:r>
    </w:p>
  </w:comment>
  <w:comment w:id="26" w:author="Almir Camolesi" w:date="2020-08-13T11:36:00Z" w:initials="AC">
    <w:p w14:paraId="1EBACCA5" w14:textId="51B02E95" w:rsidR="002149C0" w:rsidRDefault="002149C0">
      <w:pPr>
        <w:pStyle w:val="Textodecomentrio"/>
      </w:pPr>
      <w:r>
        <w:rPr>
          <w:rStyle w:val="Refdecomentrio"/>
        </w:rPr>
        <w:annotationRef/>
      </w:r>
      <w:r>
        <w:t xml:space="preserve">Trecho ficou confuso, não entendi direito o que deseja explicar. </w:t>
      </w:r>
    </w:p>
  </w:comment>
  <w:comment w:id="32" w:author="Almir Camolesi" w:date="2020-08-13T11:36:00Z" w:initials="AC">
    <w:p w14:paraId="4029B90F" w14:textId="77777777" w:rsidR="002149C0" w:rsidRDefault="002149C0">
      <w:pPr>
        <w:pStyle w:val="Textodecomentrio"/>
      </w:pPr>
      <w:r>
        <w:rPr>
          <w:rStyle w:val="Refdecomentrio"/>
        </w:rPr>
        <w:annotationRef/>
      </w:r>
      <w:r>
        <w:t>Confuso, o que seria está ponte? Para que serve?</w:t>
      </w:r>
    </w:p>
    <w:p w14:paraId="54E7E6B3" w14:textId="4F56633B" w:rsidR="002149C0" w:rsidRDefault="002149C0">
      <w:pPr>
        <w:pStyle w:val="Textodecomentrio"/>
      </w:pPr>
    </w:p>
  </w:comment>
  <w:comment w:id="38" w:author="Almir Camolesi" w:date="2020-08-13T11:38:00Z" w:initials="AC">
    <w:p w14:paraId="6B55EA7B" w14:textId="1F9453B4" w:rsidR="002149C0" w:rsidRDefault="002149C0">
      <w:pPr>
        <w:pStyle w:val="Textodecomentrio"/>
      </w:pPr>
      <w:r>
        <w:rPr>
          <w:rStyle w:val="Refdecomentrio"/>
        </w:rPr>
        <w:annotationRef/>
      </w:r>
      <w:r>
        <w:t xml:space="preserve">Em textos científicos evitar escrever no pessoal, eu nós, </w:t>
      </w:r>
      <w:proofErr w:type="gramStart"/>
      <w:r>
        <w:t>etc..</w:t>
      </w:r>
      <w:proofErr w:type="gramEnd"/>
      <w:r>
        <w:t xml:space="preserve"> </w:t>
      </w:r>
      <w:proofErr w:type="gramStart"/>
      <w:r>
        <w:t>o</w:t>
      </w:r>
      <w:proofErr w:type="gramEnd"/>
      <w:r>
        <w:t xml:space="preserve"> caso, ficaria “porém sugere-se inserir ... “</w:t>
      </w:r>
    </w:p>
  </w:comment>
  <w:comment w:id="40" w:author="Almir Camolesi" w:date="2020-08-13T11:40:00Z" w:initials="AC">
    <w:p w14:paraId="4307274E" w14:textId="7E168E30" w:rsidR="002149C0" w:rsidRDefault="002149C0">
      <w:pPr>
        <w:pStyle w:val="Textodecomentrio"/>
      </w:pPr>
      <w:r>
        <w:rPr>
          <w:rStyle w:val="Refdecomentrio"/>
        </w:rPr>
        <w:annotationRef/>
      </w:r>
      <w:r>
        <w:t xml:space="preserve">Verificar se a imagem e o texto ficam na mesma página, caso fique na página anterior o texto deve ser modificado de forma que facilite o entendimento. Por exemplo, “pela explicação da imagem apresentada na página anteror... “. Revisar isto em todo o texto. </w:t>
      </w:r>
    </w:p>
  </w:comment>
  <w:comment w:id="44" w:author="Almir Camolesi" w:date="2020-08-13T11:42:00Z" w:initials="AC">
    <w:p w14:paraId="2CADFF90" w14:textId="3D6E418E" w:rsidR="002149C0" w:rsidRDefault="002149C0">
      <w:pPr>
        <w:pStyle w:val="Textodecomentrio"/>
      </w:pPr>
      <w:r>
        <w:rPr>
          <w:rStyle w:val="Refdecomentrio"/>
        </w:rPr>
        <w:annotationRef/>
      </w:r>
      <w:r>
        <w:t xml:space="preserve">No caso é uma Figura só, </w:t>
      </w:r>
      <w:proofErr w:type="gramStart"/>
      <w:r>
        <w:t>Figura</w:t>
      </w:r>
      <w:proofErr w:type="gramEnd"/>
      <w:r>
        <w:t xml:space="preserve"> 7 e divida em parte a) Código Inicial e b) Interface Gráfica do Aplicativo. </w:t>
      </w:r>
    </w:p>
  </w:comment>
  <w:comment w:id="49" w:author="Almir Camolesi" w:date="2020-08-13T11:43:00Z" w:initials="AC">
    <w:p w14:paraId="017109CD" w14:textId="3DFFE9DB" w:rsidR="002149C0" w:rsidRDefault="002149C0">
      <w:pPr>
        <w:pStyle w:val="Textodecomentrio"/>
      </w:pPr>
      <w:r>
        <w:rPr>
          <w:rStyle w:val="Refdecomentrio"/>
        </w:rPr>
        <w:annotationRef/>
      </w:r>
      <w:proofErr w:type="gramStart"/>
      <w:r>
        <w:t>Ilustrado ,</w:t>
      </w:r>
      <w:proofErr w:type="gramEnd"/>
      <w:r>
        <w:t xml:space="preserve"> e tem que ver se não está na página anterior, revisar tudo. </w:t>
      </w:r>
    </w:p>
  </w:comment>
  <w:comment w:id="52" w:author="Almir Camolesi" w:date="2020-08-13T11:44:00Z" w:initials="AC">
    <w:p w14:paraId="7F279215" w14:textId="6EA3F175" w:rsidR="002149C0" w:rsidRDefault="002149C0">
      <w:pPr>
        <w:pStyle w:val="Textodecomentrio"/>
      </w:pPr>
      <w:r>
        <w:rPr>
          <w:rStyle w:val="Refdecomentrio"/>
        </w:rPr>
        <w:annotationRef/>
      </w:r>
      <w:r>
        <w:t>Idem a anterior, a</w:t>
      </w:r>
      <w:proofErr w:type="gramStart"/>
      <w:r>
        <w:t>),...</w:t>
      </w:r>
      <w:proofErr w:type="gramEnd"/>
      <w:r>
        <w:t xml:space="preserve">. </w:t>
      </w:r>
      <w:proofErr w:type="gramStart"/>
      <w:r>
        <w:t>b</w:t>
      </w:r>
      <w:proofErr w:type="gramEnd"/>
      <w:r>
        <w:t xml:space="preserve">)..... </w:t>
      </w:r>
      <w:proofErr w:type="gramStart"/>
      <w:r>
        <w:t>rever</w:t>
      </w:r>
      <w:proofErr w:type="gramEnd"/>
      <w:r>
        <w:t xml:space="preserve"> todas as demais figuras, não irei mais comentar. </w:t>
      </w:r>
      <w:proofErr w:type="gramStart"/>
      <w:r>
        <w:t>rsssss</w:t>
      </w:r>
      <w:proofErr w:type="gramEnd"/>
    </w:p>
    <w:p w14:paraId="1A453848" w14:textId="709AD699" w:rsidR="002149C0" w:rsidRDefault="002149C0">
      <w:pPr>
        <w:pStyle w:val="Textodecomentrio"/>
      </w:pPr>
    </w:p>
  </w:comment>
  <w:comment w:id="73" w:author="Almir Camolesi" w:date="2020-08-13T11:48:00Z" w:initials="AC">
    <w:p w14:paraId="5C158507" w14:textId="4215FDAF" w:rsidR="002149C0" w:rsidRDefault="002149C0">
      <w:pPr>
        <w:pStyle w:val="Textodecomentrio"/>
      </w:pPr>
      <w:r>
        <w:rPr>
          <w:rStyle w:val="Refdecomentrio"/>
        </w:rPr>
        <w:annotationRef/>
      </w:r>
      <w:r>
        <w:t xml:space="preserve">Seria legal referenciar. Fluter já foi referenciado anteriormente, mas o firebase seria legal referenciar aqui, mesm que tenha referenciado no inicio. </w:t>
      </w:r>
    </w:p>
  </w:comment>
  <w:comment w:id="74" w:author="Almir Camolesi" w:date="2020-08-13T11:49:00Z" w:initials="AC">
    <w:p w14:paraId="7B8DF624" w14:textId="384FD81A" w:rsidR="002149C0" w:rsidRDefault="002149C0">
      <w:pPr>
        <w:pStyle w:val="Textodecomentrio"/>
      </w:pPr>
      <w:r>
        <w:rPr>
          <w:rStyle w:val="Refdecomentrio"/>
        </w:rPr>
        <w:annotationRef/>
      </w:r>
      <w:r>
        <w:t xml:space="preserve">Idem as referencias para uml e astah, no caso uml use livros, tem na biblioteca digital, área do aluno e o astah coloque uma nota de rodapé do site. </w:t>
      </w:r>
    </w:p>
  </w:comment>
  <w:comment w:id="76" w:author="Almir Camolesi" w:date="2020-08-13T11:50:00Z" w:initials="AC">
    <w:p w14:paraId="465E866E" w14:textId="77777777" w:rsidR="002149C0" w:rsidRDefault="002149C0">
      <w:pPr>
        <w:pStyle w:val="Textodecomentrio"/>
      </w:pPr>
      <w:r>
        <w:rPr>
          <w:rStyle w:val="Refdecomentrio"/>
        </w:rPr>
        <w:annotationRef/>
      </w:r>
      <w:r>
        <w:t xml:space="preserve">Qual o motivo </w:t>
      </w:r>
      <w:proofErr w:type="gramStart"/>
      <w:r>
        <w:t>do ?</w:t>
      </w:r>
      <w:proofErr w:type="gramEnd"/>
      <w:r>
        <w:t xml:space="preserve"> </w:t>
      </w:r>
      <w:proofErr w:type="gramStart"/>
      <w:r>
        <w:t>na</w:t>
      </w:r>
      <w:proofErr w:type="gramEnd"/>
      <w:r>
        <w:t xml:space="preserve"> referência? Nunca vi. </w:t>
      </w:r>
      <w:proofErr w:type="gramStart"/>
      <w:r>
        <w:t>Tem  nas</w:t>
      </w:r>
      <w:proofErr w:type="gramEnd"/>
      <w:r>
        <w:t xml:space="preserve"> normas, estou desatualizado.rsss?</w:t>
      </w:r>
    </w:p>
    <w:p w14:paraId="7890C3DD" w14:textId="6E68D273" w:rsidR="002149C0" w:rsidRDefault="002149C0">
      <w:pPr>
        <w:pStyle w:val="Textodecomentrio"/>
      </w:pPr>
    </w:p>
  </w:comment>
  <w:comment w:id="82" w:author="Almir Camolesi" w:date="2020-08-13T11:52:00Z" w:initials="AC">
    <w:p w14:paraId="434E9FF5" w14:textId="35131371" w:rsidR="002149C0" w:rsidRDefault="002149C0">
      <w:pPr>
        <w:pStyle w:val="Textodecomentrio"/>
      </w:pPr>
      <w:r>
        <w:rPr>
          <w:rStyle w:val="Refdecomentrio"/>
        </w:rPr>
        <w:annotationRef/>
      </w:r>
      <w:r>
        <w:t xml:space="preserve">Referenciar com nota de rodapé o site. </w:t>
      </w:r>
    </w:p>
  </w:comment>
  <w:comment w:id="83" w:author="Almir Camolesi" w:date="2020-08-13T11:52:00Z" w:initials="AC">
    <w:p w14:paraId="0D3BC0FF" w14:textId="1E94D9D2" w:rsidR="002149C0" w:rsidRDefault="002149C0">
      <w:pPr>
        <w:pStyle w:val="Textodecomentrio"/>
      </w:pPr>
      <w:r>
        <w:rPr>
          <w:rStyle w:val="Refdecomentrio"/>
        </w:rPr>
        <w:annotationRef/>
      </w:r>
      <w:r>
        <w:t xml:space="preserve">Nota de rodapé explicando o que é plugin. </w:t>
      </w:r>
    </w:p>
  </w:comment>
  <w:comment w:id="85" w:author="Almir Camolesi" w:date="2020-08-13T11:53:00Z" w:initials="AC">
    <w:p w14:paraId="1E22602C" w14:textId="645EBD26" w:rsidR="002149C0" w:rsidRDefault="002149C0">
      <w:pPr>
        <w:pStyle w:val="Textodecomentrio"/>
      </w:pPr>
      <w:r>
        <w:rPr>
          <w:rStyle w:val="Refdecomentrio"/>
        </w:rPr>
        <w:annotationRef/>
      </w:r>
      <w:r>
        <w:t xml:space="preserve"> </w:t>
      </w:r>
    </w:p>
  </w:comment>
  <w:comment w:id="86" w:author="Almir Camolesi" w:date="2020-08-13T11:54:00Z" w:initials="AC">
    <w:p w14:paraId="1FEBD633" w14:textId="3585188D" w:rsidR="002149C0" w:rsidRDefault="002149C0">
      <w:pPr>
        <w:pStyle w:val="Textodecomentrio"/>
      </w:pPr>
      <w:r>
        <w:rPr>
          <w:rStyle w:val="Refdecomentrio"/>
        </w:rPr>
        <w:annotationRef/>
      </w:r>
    </w:p>
  </w:comment>
  <w:comment w:id="87" w:author="Almir Camolesi" w:date="2020-08-13T11:54:00Z" w:initials="AC">
    <w:p w14:paraId="4E415E57" w14:textId="186FB6EB" w:rsidR="002149C0" w:rsidRDefault="002149C0">
      <w:pPr>
        <w:pStyle w:val="Textodecomentrio"/>
      </w:pPr>
      <w:r>
        <w:rPr>
          <w:rStyle w:val="Refdecomentrio"/>
        </w:rPr>
        <w:annotationRef/>
      </w:r>
      <w:r>
        <w:t xml:space="preserve">Da mesma forma que citei referente a UML e ferramentas, verificar se tem livros para referenciar os conceitos e no caso </w:t>
      </w:r>
      <w:proofErr w:type="gramStart"/>
      <w:r>
        <w:t>das</w:t>
      </w:r>
      <w:proofErr w:type="gramEnd"/>
      <w:r>
        <w:t xml:space="preserve"> ferramentas usar notas de rodapé com os links para as mesmas, fazer isto para todos os conceits e ferramentas, sempre a primeira vez que aparece no texto, nas demais vezes que utilizar não é necessário.</w:t>
      </w:r>
    </w:p>
  </w:comment>
  <w:comment w:id="98" w:author="Almir Camolesi" w:date="2020-08-13T11:57:00Z" w:initials="AC">
    <w:p w14:paraId="3BEBA2F1" w14:textId="17F72D9F" w:rsidR="002149C0" w:rsidRDefault="002149C0">
      <w:pPr>
        <w:pStyle w:val="Textodecomentrio"/>
      </w:pPr>
      <w:r>
        <w:rPr>
          <w:rStyle w:val="Refdecomentrio"/>
        </w:rPr>
        <w:annotationRef/>
      </w:r>
      <w:r>
        <w:t xml:space="preserve">Seria interessante diferenciar o termo logar, para indicar que é uma opção do app, no caso usar negrito ou itálico ou escreve entre “Logar”. Desta forma diferencia. </w:t>
      </w:r>
    </w:p>
  </w:comment>
  <w:comment w:id="100" w:author="Almir Camolesi" w:date="2020-08-13T11:58:00Z" w:initials="AC">
    <w:p w14:paraId="2DEA1E62" w14:textId="20AC7B1F" w:rsidR="002149C0" w:rsidRDefault="002149C0">
      <w:pPr>
        <w:pStyle w:val="Textodecomentrio"/>
      </w:pPr>
      <w:r>
        <w:rPr>
          <w:rStyle w:val="Refdecomentrio"/>
        </w:rPr>
        <w:annotationRef/>
      </w:r>
      <w:r>
        <w:t xml:space="preserve">Evite o termo clicando, até onde sei não existe no dicionário e é usado na fala coloquial, dia a dia, mas em textos científicos devem ser evitados. No caso o trecho poderia ficar “O usuário inicia a funcionalidade pressionando o botão </w:t>
      </w:r>
      <w:r w:rsidRPr="004D2C74">
        <w:rPr>
          <w:i/>
        </w:rPr>
        <w:t>Inserir</w:t>
      </w:r>
      <w:r>
        <w:t xml:space="preserve"> que permite inserir as despesas/receita”. Revisar todo o texto</w:t>
      </w:r>
    </w:p>
  </w:comment>
  <w:comment w:id="101" w:author="Almir Camolesi" w:date="2020-08-13T12:01:00Z" w:initials="AC">
    <w:p w14:paraId="4F799B51" w14:textId="0FFBAD51" w:rsidR="002149C0" w:rsidRDefault="002149C0">
      <w:pPr>
        <w:pStyle w:val="Textodecomentrio"/>
      </w:pPr>
      <w:r>
        <w:rPr>
          <w:rStyle w:val="Refdecomentrio"/>
        </w:rPr>
        <w:annotationRef/>
      </w:r>
      <w:r>
        <w:t xml:space="preserve">Idem ao comentário anterios. “O usuário pressiona o botão </w:t>
      </w:r>
      <w:r w:rsidRPr="00253AFF">
        <w:rPr>
          <w:i/>
        </w:rPr>
        <w:t>Salvar</w:t>
      </w:r>
      <w:r>
        <w:t>”</w:t>
      </w:r>
    </w:p>
  </w:comment>
  <w:comment w:id="102" w:author="Almir Camolesi" w:date="2020-08-13T12:02:00Z" w:initials="AC">
    <w:p w14:paraId="33FE34DE" w14:textId="0CD49A32" w:rsidR="002149C0" w:rsidRDefault="002149C0">
      <w:pPr>
        <w:pStyle w:val="Textodecomentrio"/>
      </w:pPr>
      <w:r>
        <w:rPr>
          <w:rStyle w:val="Refdecomentrio"/>
        </w:rPr>
        <w:annotationRef/>
      </w:r>
      <w:proofErr w:type="gramStart"/>
      <w:r>
        <w:t>grava</w:t>
      </w:r>
      <w:proofErr w:type="gramEnd"/>
    </w:p>
  </w:comment>
  <w:comment w:id="104" w:author="Almir Camolesi" w:date="2020-08-13T12:02:00Z" w:initials="AC">
    <w:p w14:paraId="68B70525" w14:textId="29267039" w:rsidR="002149C0" w:rsidRDefault="002149C0">
      <w:pPr>
        <w:pStyle w:val="Textodecomentrio"/>
      </w:pPr>
      <w:r>
        <w:rPr>
          <w:rStyle w:val="Refdecomentrio"/>
        </w:rPr>
        <w:annotationRef/>
      </w:r>
      <w:r>
        <w:t xml:space="preserve">Revisar todos os casos de Uso, conforme sugestões realizadas no Caso de Uso anterior. </w:t>
      </w:r>
    </w:p>
  </w:comment>
  <w:comment w:id="109" w:author="Almir Camolesi" w:date="2020-08-13T12:03:00Z" w:initials="AC">
    <w:p w14:paraId="4437F3C5" w14:textId="7520442F" w:rsidR="002149C0" w:rsidRDefault="002149C0">
      <w:pPr>
        <w:pStyle w:val="Textodecomentrio"/>
      </w:pPr>
      <w:r>
        <w:rPr>
          <w:rStyle w:val="Refdecomentrio"/>
        </w:rPr>
        <w:annotationRef/>
      </w:r>
      <w:r>
        <w:t xml:space="preserve">Sugestão: Modifique o posicionamento das classes de forma a diminuir a altura da imagem e ela caber na página anterior.  Veja que a User fica sozinha embaixo e sobra um espaço grande do lado, se jogar ela do lado de bill e coloca as outras duas embaixo, deve diminuir o espaço, ou seja, tem que brincar com a ferramenta </w:t>
      </w:r>
      <w:proofErr w:type="gramStart"/>
      <w:r>
        <w:t>ai</w:t>
      </w:r>
      <w:proofErr w:type="gramEnd"/>
      <w:r>
        <w:t xml:space="preserve">, até melhorar a disposição dos elementos. </w:t>
      </w:r>
    </w:p>
  </w:comment>
  <w:comment w:id="111" w:author="Almir Camolesi" w:date="2020-08-13T12:05:00Z" w:initials="AC">
    <w:p w14:paraId="0D227DAF" w14:textId="213B86C1" w:rsidR="002149C0" w:rsidRDefault="002149C0">
      <w:pPr>
        <w:pStyle w:val="Textodecomentrio"/>
      </w:pPr>
      <w:r>
        <w:rPr>
          <w:rStyle w:val="Refdecomentrio"/>
        </w:rPr>
        <w:annotationRef/>
      </w:r>
      <w:r>
        <w:t>Ficou confuso, seria importante destacar uma legenda na imagem, acho que está referenciando aos relacionamentos da imagem.</w:t>
      </w:r>
    </w:p>
  </w:comment>
  <w:comment w:id="115" w:author="Almir Camolesi" w:date="2020-08-13T12:06:00Z" w:initials="AC">
    <w:p w14:paraId="5786F14F" w14:textId="5DCEEDF6" w:rsidR="002149C0" w:rsidRDefault="002149C0">
      <w:pPr>
        <w:pStyle w:val="Textodecomentrio"/>
      </w:pPr>
      <w:r>
        <w:rPr>
          <w:rStyle w:val="Refdecomentrio"/>
        </w:rPr>
        <w:annotationRef/>
      </w:r>
      <w:r>
        <w:t>Parabéns, ficou muito boa a imagem....</w:t>
      </w:r>
    </w:p>
  </w:comment>
  <w:comment w:id="118" w:author="Almir Camolesi" w:date="2020-08-13T14:45:00Z" w:initials="AC">
    <w:p w14:paraId="50D04493" w14:textId="06C50C9D" w:rsidR="002149C0" w:rsidRDefault="002149C0">
      <w:pPr>
        <w:pStyle w:val="Textodecomentrio"/>
      </w:pPr>
      <w:r>
        <w:rPr>
          <w:rStyle w:val="Refdecomentrio"/>
        </w:rPr>
        <w:annotationRef/>
      </w:r>
      <w:r>
        <w:t xml:space="preserve">Vejo que são conceitos de API, spring boot, etc. acho que ficaria bom no capítulo 3 e aqui mostrar o desenvolvimento e códigos do seu backend, como você arquitetou e desenvolveu o mesmo. </w:t>
      </w:r>
    </w:p>
  </w:comment>
  <w:comment w:id="124" w:author="Almir Camolesi" w:date="2020-08-13T14:47:00Z" w:initials="AC">
    <w:p w14:paraId="262347AE" w14:textId="281AF472" w:rsidR="002149C0" w:rsidRDefault="002149C0">
      <w:pPr>
        <w:pStyle w:val="Textodecomentrio"/>
      </w:pPr>
      <w:r>
        <w:rPr>
          <w:rStyle w:val="Refdecomentrio"/>
        </w:rPr>
        <w:annotationRef/>
      </w:r>
      <w:r>
        <w:t xml:space="preserve">Fazer uma legenda só para a figura com </w:t>
      </w:r>
      <w:r w:rsidRPr="00FE1166">
        <w:rPr>
          <w:i/>
        </w:rPr>
        <w:t>a, b</w:t>
      </w:r>
      <w:r>
        <w:t xml:space="preserve"> e </w:t>
      </w:r>
      <w:r w:rsidRPr="00FE1166">
        <w:rPr>
          <w:i/>
        </w:rPr>
        <w:t>c</w:t>
      </w:r>
      <w:r>
        <w:t xml:space="preserve"> da mesma forma que comentei lá no inicio. </w:t>
      </w:r>
    </w:p>
  </w:comment>
  <w:comment w:id="134" w:author="Almir Camolesi" w:date="2020-08-13T14:50:00Z" w:initials="AC">
    <w:p w14:paraId="124A8314" w14:textId="626EDF6B" w:rsidR="002149C0" w:rsidRDefault="002149C0">
      <w:pPr>
        <w:pStyle w:val="Textodecomentrio"/>
      </w:pPr>
      <w:r>
        <w:rPr>
          <w:rStyle w:val="Refdecomentrio"/>
        </w:rPr>
        <w:annotationRef/>
      </w:r>
      <w:bookmarkStart w:id="135" w:name="_GoBack"/>
      <w:r>
        <w:t xml:space="preserve">Esqueci de comentar acima, toda a figura tem que ser referenciada no texto. </w:t>
      </w:r>
      <w:bookmarkEnd w:id="135"/>
    </w:p>
  </w:comment>
  <w:comment w:id="164" w:author="Almir Camolesi" w:date="2020-08-13T15:08:00Z" w:initials="AC">
    <w:p w14:paraId="7AA576AE" w14:textId="16A0DA2B" w:rsidR="002149C0" w:rsidRDefault="002149C0">
      <w:pPr>
        <w:pStyle w:val="Textodecomentrio"/>
      </w:pPr>
      <w:r>
        <w:rPr>
          <w:rStyle w:val="Refdecomentrio"/>
        </w:rPr>
        <w:annotationRef/>
      </w:r>
      <w:r>
        <w:t xml:space="preserve">Trecho confuso. 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BCA941F" w15:done="1"/>
  <w15:commentEx w15:paraId="40350BAD" w15:done="1"/>
  <w15:commentEx w15:paraId="3352E518" w15:done="1"/>
  <w15:commentEx w15:paraId="794701B1" w15:done="1"/>
  <w15:commentEx w15:paraId="1472060E" w15:done="1"/>
  <w15:commentEx w15:paraId="4A9699D8" w15:done="1"/>
  <w15:commentEx w15:paraId="558202BB" w15:done="1"/>
  <w15:commentEx w15:paraId="1EBACCA5" w15:done="1"/>
  <w15:commentEx w15:paraId="54E7E6B3" w15:done="1"/>
  <w15:commentEx w15:paraId="6B55EA7B" w15:done="1"/>
  <w15:commentEx w15:paraId="4307274E" w15:done="0"/>
  <w15:commentEx w15:paraId="2CADFF90" w15:done="1"/>
  <w15:commentEx w15:paraId="017109CD" w15:done="0"/>
  <w15:commentEx w15:paraId="1A453848" w15:done="1"/>
  <w15:commentEx w15:paraId="5C158507" w15:done="1"/>
  <w15:commentEx w15:paraId="7B8DF624" w15:done="1"/>
  <w15:commentEx w15:paraId="7890C3DD" w15:done="1"/>
  <w15:commentEx w15:paraId="434E9FF5" w15:done="1"/>
  <w15:commentEx w15:paraId="0D3BC0FF" w15:done="1"/>
  <w15:commentEx w15:paraId="1E22602C" w15:done="0"/>
  <w15:commentEx w15:paraId="1FEBD633" w15:paraIdParent="1E22602C" w15:done="0"/>
  <w15:commentEx w15:paraId="4E415E57" w15:done="1"/>
  <w15:commentEx w15:paraId="3BEBA2F1" w15:done="1"/>
  <w15:commentEx w15:paraId="2DEA1E62" w15:done="1"/>
  <w15:commentEx w15:paraId="4F799B51" w15:done="1"/>
  <w15:commentEx w15:paraId="33FE34DE" w15:done="0"/>
  <w15:commentEx w15:paraId="68B70525" w15:done="1"/>
  <w15:commentEx w15:paraId="4437F3C5" w15:done="1"/>
  <w15:commentEx w15:paraId="0D227DAF" w15:done="1"/>
  <w15:commentEx w15:paraId="5786F14F" w15:done="1"/>
  <w15:commentEx w15:paraId="50D04493" w15:done="0"/>
  <w15:commentEx w15:paraId="262347AE" w15:done="1"/>
  <w15:commentEx w15:paraId="124A8314" w15:done="0"/>
  <w15:commentEx w15:paraId="7AA576AE" w15:done="1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79DAF87" w14:textId="77777777" w:rsidR="00E24DA4" w:rsidRDefault="00E24DA4" w:rsidP="00774571">
      <w:pPr>
        <w:spacing w:before="0" w:after="0" w:line="240" w:lineRule="auto"/>
      </w:pPr>
      <w:r>
        <w:separator/>
      </w:r>
    </w:p>
  </w:endnote>
  <w:endnote w:type="continuationSeparator" w:id="0">
    <w:p w14:paraId="4970A9B4" w14:textId="77777777" w:rsidR="00E24DA4" w:rsidRDefault="00E24DA4" w:rsidP="0077457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AC8C5AC" w14:textId="77777777" w:rsidR="00E24DA4" w:rsidRDefault="00E24DA4" w:rsidP="00774571">
      <w:pPr>
        <w:spacing w:before="0" w:after="0" w:line="240" w:lineRule="auto"/>
      </w:pPr>
      <w:r>
        <w:separator/>
      </w:r>
    </w:p>
  </w:footnote>
  <w:footnote w:type="continuationSeparator" w:id="0">
    <w:p w14:paraId="3205F708" w14:textId="77777777" w:rsidR="00E24DA4" w:rsidRDefault="00E24DA4" w:rsidP="00774571">
      <w:pPr>
        <w:spacing w:before="0" w:after="0" w:line="240" w:lineRule="auto"/>
      </w:pPr>
      <w:r>
        <w:continuationSeparator/>
      </w:r>
    </w:p>
  </w:footnote>
  <w:footnote w:id="1">
    <w:p w14:paraId="128AA6F6" w14:textId="1F51B203" w:rsidR="002149C0" w:rsidRDefault="002149C0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8D5CA2">
        <w:t>https://flutter.dev/ acessado em 19 nov. 2019.</w:t>
      </w:r>
    </w:p>
  </w:footnote>
  <w:footnote w:id="2">
    <w:p w14:paraId="3BFA3D23" w14:textId="10759BFF" w:rsidR="002149C0" w:rsidRDefault="002149C0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8D5CA2">
        <w:t>É um sistema operacional de dispositivos móveis da Apple.</w:t>
      </w:r>
    </w:p>
  </w:footnote>
  <w:footnote w:id="3">
    <w:p w14:paraId="5D8F84B2" w14:textId="0530445B" w:rsidR="002149C0" w:rsidRDefault="002149C0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8D5CA2">
        <w:t>É um sistema operacional baseado no núcleo Linux, sendo seu maior colaborador o Google.</w:t>
      </w:r>
    </w:p>
  </w:footnote>
  <w:footnote w:id="4">
    <w:p w14:paraId="1A0326AB" w14:textId="37FE3EA1" w:rsidR="002149C0" w:rsidRDefault="002149C0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FA2196">
        <w:t>https://dart.dev/ acessado em 07 abr. 2020.</w:t>
      </w:r>
    </w:p>
  </w:footnote>
  <w:footnote w:id="5">
    <w:p w14:paraId="07E54147" w14:textId="22F43422" w:rsidR="002149C0" w:rsidRDefault="002149C0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4E309C">
        <w:t>https://astah.net/ acessado em 07 abr. 2020.</w:t>
      </w:r>
    </w:p>
  </w:footnote>
  <w:footnote w:id="6">
    <w:p w14:paraId="52C8F249" w14:textId="7D8AFA7E" w:rsidR="002149C0" w:rsidRDefault="002149C0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61692D">
        <w:t>https://www.mongodb.com/</w:t>
      </w:r>
      <w:r>
        <w:t xml:space="preserve"> acessado em 27 jul. 2020.</w:t>
      </w:r>
    </w:p>
  </w:footnote>
  <w:footnote w:id="7">
    <w:p w14:paraId="2EF8962D" w14:textId="5DF14276" w:rsidR="002149C0" w:rsidRDefault="002149C0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3F4A07">
        <w:t>https://aws.amazon.com/pt/</w:t>
      </w:r>
      <w:r>
        <w:t xml:space="preserve"> acessado em 27 jul. 2020.</w:t>
      </w:r>
    </w:p>
  </w:footnote>
  <w:footnote w:id="8">
    <w:p w14:paraId="2286AE9B" w14:textId="109DE546" w:rsidR="002149C0" w:rsidRDefault="002149C0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1803B0">
        <w:t>https://spring.io/projects/spring-boot</w:t>
      </w:r>
      <w:r>
        <w:t xml:space="preserve"> acessado em 27 jul. 2020.</w:t>
      </w:r>
    </w:p>
  </w:footnote>
  <w:footnote w:id="9">
    <w:p w14:paraId="63120F7D" w14:textId="24C4C152" w:rsidR="002149C0" w:rsidRDefault="002149C0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E44F24">
        <w:t>https://code.visualstudio.com/ acessado em 07 abr. 2020.</w:t>
      </w:r>
    </w:p>
  </w:footnote>
  <w:footnote w:id="10">
    <w:p w14:paraId="691F6B31" w14:textId="58BF3BDD" w:rsidR="002149C0" w:rsidRDefault="002149C0">
      <w:pPr>
        <w:pStyle w:val="Textodenotaderodap"/>
      </w:pPr>
      <w:r>
        <w:rPr>
          <w:rStyle w:val="Refdenotaderodap"/>
        </w:rPr>
        <w:footnoteRef/>
      </w:r>
      <w:r>
        <w:t xml:space="preserve"> Front-end é a parte visual da aplicação</w:t>
      </w:r>
    </w:p>
  </w:footnote>
  <w:footnote w:id="11">
    <w:p w14:paraId="333FBAA5" w14:textId="533D6802" w:rsidR="002149C0" w:rsidRDefault="002149C0">
      <w:pPr>
        <w:pStyle w:val="Textodenotaderodap"/>
      </w:pPr>
      <w:r>
        <w:rPr>
          <w:rStyle w:val="Refdenotaderodap"/>
        </w:rPr>
        <w:footnoteRef/>
      </w:r>
      <w:r>
        <w:t xml:space="preserve"> Back-end é tudo que vai por trás de uma aplicação, como por exemplo regras de negócios</w:t>
      </w:r>
    </w:p>
  </w:footnote>
  <w:footnote w:id="12">
    <w:p w14:paraId="4342E18C" w14:textId="3555B39B" w:rsidR="002149C0" w:rsidRDefault="002149C0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CC56B9">
        <w:t>AppBar: Sua tradução é Barra de Aplicativos.</w:t>
      </w:r>
    </w:p>
  </w:footnote>
  <w:footnote w:id="13">
    <w:p w14:paraId="0C56F33E" w14:textId="739F149E" w:rsidR="002149C0" w:rsidRDefault="002149C0">
      <w:pPr>
        <w:pStyle w:val="Textodenotaderodap"/>
      </w:pPr>
      <w:r>
        <w:rPr>
          <w:rStyle w:val="Refdenotaderodap"/>
        </w:rPr>
        <w:footnoteRef/>
      </w:r>
      <w:r>
        <w:t>HTTP é um protocolo de transferência de informações</w:t>
      </w:r>
    </w:p>
  </w:footnote>
  <w:footnote w:id="14">
    <w:p w14:paraId="7E55DAE1" w14:textId="6062A560" w:rsidR="002149C0" w:rsidRDefault="002149C0">
      <w:pPr>
        <w:pStyle w:val="Textodenotaderodap"/>
      </w:pPr>
      <w:r>
        <w:rPr>
          <w:rStyle w:val="Refdenotaderodap"/>
        </w:rPr>
        <w:footnoteRef/>
      </w:r>
      <w:r>
        <w:t xml:space="preserve"> TI é abreviação para Tecnologia da Informação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EFD92D" w14:textId="77777777" w:rsidR="002149C0" w:rsidRDefault="002149C0">
    <w:pPr>
      <w:pStyle w:val="Cabealho"/>
      <w:jc w:val="right"/>
    </w:pPr>
  </w:p>
  <w:p w14:paraId="466B3477" w14:textId="77777777" w:rsidR="002149C0" w:rsidRDefault="002149C0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62AF55" w14:textId="7CA0D7E1" w:rsidR="002149C0" w:rsidRPr="00521DC1" w:rsidRDefault="002149C0" w:rsidP="002956D4">
    <w:pPr>
      <w:pStyle w:val="Cabealho"/>
      <w:jc w:val="right"/>
      <w:rPr>
        <w:sz w:val="20"/>
        <w:szCs w:val="20"/>
      </w:rPr>
    </w:pPr>
    <w:r w:rsidRPr="00521DC1">
      <w:rPr>
        <w:sz w:val="20"/>
        <w:szCs w:val="20"/>
      </w:rPr>
      <w:fldChar w:fldCharType="begin"/>
    </w:r>
    <w:r w:rsidRPr="00521DC1">
      <w:rPr>
        <w:sz w:val="20"/>
        <w:szCs w:val="20"/>
      </w:rPr>
      <w:instrText>PAGE   \* MERGEFORMAT</w:instrText>
    </w:r>
    <w:r w:rsidRPr="00521DC1">
      <w:rPr>
        <w:sz w:val="20"/>
        <w:szCs w:val="20"/>
      </w:rPr>
      <w:fldChar w:fldCharType="separate"/>
    </w:r>
    <w:r w:rsidR="002E7A21">
      <w:rPr>
        <w:noProof/>
        <w:sz w:val="20"/>
        <w:szCs w:val="20"/>
      </w:rPr>
      <w:t>57</w:t>
    </w:r>
    <w:r w:rsidRPr="00521DC1">
      <w:rPr>
        <w:sz w:val="20"/>
        <w:szCs w:val="20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A0F3F62D"/>
    <w:multiLevelType w:val="singleLevel"/>
    <w:tmpl w:val="A0F3F62D"/>
    <w:lvl w:ilvl="0">
      <w:start w:val="1"/>
      <w:numFmt w:val="lowerLetter"/>
      <w:suff w:val="space"/>
      <w:lvlText w:val="%1."/>
      <w:lvlJc w:val="left"/>
    </w:lvl>
  </w:abstractNum>
  <w:abstractNum w:abstractNumId="1" w15:restartNumberingAfterBreak="0">
    <w:nsid w:val="FFFFFF7C"/>
    <w:multiLevelType w:val="singleLevel"/>
    <w:tmpl w:val="C8808CD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1B76F67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12F6D4B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BF28DB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7000236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62BC460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8B90968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C868B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88022D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CE367C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C3326DA"/>
    <w:multiLevelType w:val="hybridMultilevel"/>
    <w:tmpl w:val="83F48F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3C65528"/>
    <w:multiLevelType w:val="hybridMultilevel"/>
    <w:tmpl w:val="D592E08C"/>
    <w:lvl w:ilvl="0" w:tplc="04160019">
      <w:start w:val="1"/>
      <w:numFmt w:val="lowerLetter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A5E455A"/>
    <w:multiLevelType w:val="hybridMultilevel"/>
    <w:tmpl w:val="85A6AF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EF616B"/>
    <w:multiLevelType w:val="hybridMultilevel"/>
    <w:tmpl w:val="1EA2AAB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DD68CA"/>
    <w:multiLevelType w:val="hybridMultilevel"/>
    <w:tmpl w:val="D32E22F4"/>
    <w:lvl w:ilvl="0" w:tplc="04160019">
      <w:start w:val="1"/>
      <w:numFmt w:val="lowerLetter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CB66370"/>
    <w:multiLevelType w:val="hybridMultilevel"/>
    <w:tmpl w:val="3614FDA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2E0FE2"/>
    <w:multiLevelType w:val="hybridMultilevel"/>
    <w:tmpl w:val="EC4CCD4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B61214"/>
    <w:multiLevelType w:val="hybridMultilevel"/>
    <w:tmpl w:val="83F48F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7529CE"/>
    <w:multiLevelType w:val="hybridMultilevel"/>
    <w:tmpl w:val="E3BC637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4E1E9F"/>
    <w:multiLevelType w:val="hybridMultilevel"/>
    <w:tmpl w:val="E1AC3A8C"/>
    <w:lvl w:ilvl="0" w:tplc="04160019">
      <w:start w:val="1"/>
      <w:numFmt w:val="lowerLetter"/>
      <w:lvlText w:val="%1."/>
      <w:lvlJc w:val="left"/>
      <w:pPr>
        <w:ind w:left="1057" w:hanging="360"/>
      </w:pPr>
    </w:lvl>
    <w:lvl w:ilvl="1" w:tplc="04160019" w:tentative="1">
      <w:start w:val="1"/>
      <w:numFmt w:val="lowerLetter"/>
      <w:lvlText w:val="%2."/>
      <w:lvlJc w:val="left"/>
      <w:pPr>
        <w:ind w:left="1777" w:hanging="360"/>
      </w:pPr>
    </w:lvl>
    <w:lvl w:ilvl="2" w:tplc="0416001B" w:tentative="1">
      <w:start w:val="1"/>
      <w:numFmt w:val="lowerRoman"/>
      <w:lvlText w:val="%3."/>
      <w:lvlJc w:val="right"/>
      <w:pPr>
        <w:ind w:left="2497" w:hanging="180"/>
      </w:pPr>
    </w:lvl>
    <w:lvl w:ilvl="3" w:tplc="0416000F" w:tentative="1">
      <w:start w:val="1"/>
      <w:numFmt w:val="decimal"/>
      <w:lvlText w:val="%4."/>
      <w:lvlJc w:val="left"/>
      <w:pPr>
        <w:ind w:left="3217" w:hanging="360"/>
      </w:pPr>
    </w:lvl>
    <w:lvl w:ilvl="4" w:tplc="04160019" w:tentative="1">
      <w:start w:val="1"/>
      <w:numFmt w:val="lowerLetter"/>
      <w:lvlText w:val="%5."/>
      <w:lvlJc w:val="left"/>
      <w:pPr>
        <w:ind w:left="3937" w:hanging="360"/>
      </w:pPr>
    </w:lvl>
    <w:lvl w:ilvl="5" w:tplc="0416001B" w:tentative="1">
      <w:start w:val="1"/>
      <w:numFmt w:val="lowerRoman"/>
      <w:lvlText w:val="%6."/>
      <w:lvlJc w:val="right"/>
      <w:pPr>
        <w:ind w:left="4657" w:hanging="180"/>
      </w:pPr>
    </w:lvl>
    <w:lvl w:ilvl="6" w:tplc="0416000F" w:tentative="1">
      <w:start w:val="1"/>
      <w:numFmt w:val="decimal"/>
      <w:lvlText w:val="%7."/>
      <w:lvlJc w:val="left"/>
      <w:pPr>
        <w:ind w:left="5377" w:hanging="360"/>
      </w:pPr>
    </w:lvl>
    <w:lvl w:ilvl="7" w:tplc="04160019" w:tentative="1">
      <w:start w:val="1"/>
      <w:numFmt w:val="lowerLetter"/>
      <w:lvlText w:val="%8."/>
      <w:lvlJc w:val="left"/>
      <w:pPr>
        <w:ind w:left="6097" w:hanging="360"/>
      </w:pPr>
    </w:lvl>
    <w:lvl w:ilvl="8" w:tplc="0416001B" w:tentative="1">
      <w:start w:val="1"/>
      <w:numFmt w:val="lowerRoman"/>
      <w:lvlText w:val="%9."/>
      <w:lvlJc w:val="right"/>
      <w:pPr>
        <w:ind w:left="6817" w:hanging="180"/>
      </w:pPr>
    </w:lvl>
  </w:abstractNum>
  <w:abstractNum w:abstractNumId="21" w15:restartNumberingAfterBreak="0">
    <w:nsid w:val="53C315CC"/>
    <w:multiLevelType w:val="hybridMultilevel"/>
    <w:tmpl w:val="EB9E9C80"/>
    <w:lvl w:ilvl="0" w:tplc="04160019">
      <w:start w:val="1"/>
      <w:numFmt w:val="lowerLetter"/>
      <w:lvlText w:val="%1."/>
      <w:lvlJc w:val="left"/>
      <w:pPr>
        <w:ind w:left="1655" w:hanging="360"/>
      </w:pPr>
    </w:lvl>
    <w:lvl w:ilvl="1" w:tplc="04160019" w:tentative="1">
      <w:start w:val="1"/>
      <w:numFmt w:val="lowerLetter"/>
      <w:lvlText w:val="%2."/>
      <w:lvlJc w:val="left"/>
      <w:pPr>
        <w:ind w:left="2375" w:hanging="360"/>
      </w:pPr>
    </w:lvl>
    <w:lvl w:ilvl="2" w:tplc="0416001B" w:tentative="1">
      <w:start w:val="1"/>
      <w:numFmt w:val="lowerRoman"/>
      <w:lvlText w:val="%3."/>
      <w:lvlJc w:val="right"/>
      <w:pPr>
        <w:ind w:left="3095" w:hanging="180"/>
      </w:pPr>
    </w:lvl>
    <w:lvl w:ilvl="3" w:tplc="0416000F" w:tentative="1">
      <w:start w:val="1"/>
      <w:numFmt w:val="decimal"/>
      <w:lvlText w:val="%4."/>
      <w:lvlJc w:val="left"/>
      <w:pPr>
        <w:ind w:left="3815" w:hanging="360"/>
      </w:pPr>
    </w:lvl>
    <w:lvl w:ilvl="4" w:tplc="04160019" w:tentative="1">
      <w:start w:val="1"/>
      <w:numFmt w:val="lowerLetter"/>
      <w:lvlText w:val="%5."/>
      <w:lvlJc w:val="left"/>
      <w:pPr>
        <w:ind w:left="4535" w:hanging="360"/>
      </w:pPr>
    </w:lvl>
    <w:lvl w:ilvl="5" w:tplc="0416001B" w:tentative="1">
      <w:start w:val="1"/>
      <w:numFmt w:val="lowerRoman"/>
      <w:lvlText w:val="%6."/>
      <w:lvlJc w:val="right"/>
      <w:pPr>
        <w:ind w:left="5255" w:hanging="180"/>
      </w:pPr>
    </w:lvl>
    <w:lvl w:ilvl="6" w:tplc="0416000F" w:tentative="1">
      <w:start w:val="1"/>
      <w:numFmt w:val="decimal"/>
      <w:lvlText w:val="%7."/>
      <w:lvlJc w:val="left"/>
      <w:pPr>
        <w:ind w:left="5975" w:hanging="360"/>
      </w:pPr>
    </w:lvl>
    <w:lvl w:ilvl="7" w:tplc="04160019" w:tentative="1">
      <w:start w:val="1"/>
      <w:numFmt w:val="lowerLetter"/>
      <w:lvlText w:val="%8."/>
      <w:lvlJc w:val="left"/>
      <w:pPr>
        <w:ind w:left="6695" w:hanging="360"/>
      </w:pPr>
    </w:lvl>
    <w:lvl w:ilvl="8" w:tplc="0416001B" w:tentative="1">
      <w:start w:val="1"/>
      <w:numFmt w:val="lowerRoman"/>
      <w:lvlText w:val="%9."/>
      <w:lvlJc w:val="right"/>
      <w:pPr>
        <w:ind w:left="7415" w:hanging="180"/>
      </w:pPr>
    </w:lvl>
  </w:abstractNum>
  <w:abstractNum w:abstractNumId="22" w15:restartNumberingAfterBreak="0">
    <w:nsid w:val="63D66708"/>
    <w:multiLevelType w:val="hybridMultilevel"/>
    <w:tmpl w:val="F368A4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3A364F"/>
    <w:multiLevelType w:val="hybridMultilevel"/>
    <w:tmpl w:val="493845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8976B4"/>
    <w:multiLevelType w:val="multilevel"/>
    <w:tmpl w:val="2D346FFE"/>
    <w:lvl w:ilvl="0">
      <w:start w:val="1"/>
      <w:numFmt w:val="decimal"/>
      <w:pStyle w:val="Ttulo1"/>
      <w:lvlText w:val="%1."/>
      <w:lvlJc w:val="left"/>
      <w:pPr>
        <w:ind w:left="2345" w:hanging="360"/>
      </w:pPr>
      <w:rPr>
        <w:rFonts w:hint="default"/>
      </w:rPr>
    </w:lvl>
    <w:lvl w:ilvl="1">
      <w:start w:val="1"/>
      <w:numFmt w:val="decimal"/>
      <w:pStyle w:val="Ttulo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Ttulo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pStyle w:val="Ttulo4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71E93E56"/>
    <w:multiLevelType w:val="hybridMultilevel"/>
    <w:tmpl w:val="6562E9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D91BD8"/>
    <w:multiLevelType w:val="hybridMultilevel"/>
    <w:tmpl w:val="1EA0613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A835657"/>
    <w:multiLevelType w:val="hybridMultilevel"/>
    <w:tmpl w:val="27DA62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24"/>
  </w:num>
  <w:num w:numId="12">
    <w:abstractNumId w:val="19"/>
  </w:num>
  <w:num w:numId="1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5"/>
  </w:num>
  <w:num w:numId="15">
    <w:abstractNumId w:val="0"/>
  </w:num>
  <w:num w:numId="16">
    <w:abstractNumId w:val="23"/>
  </w:num>
  <w:num w:numId="17">
    <w:abstractNumId w:val="26"/>
  </w:num>
  <w:num w:numId="18">
    <w:abstractNumId w:val="15"/>
  </w:num>
  <w:num w:numId="19">
    <w:abstractNumId w:val="17"/>
  </w:num>
  <w:num w:numId="20">
    <w:abstractNumId w:val="12"/>
  </w:num>
  <w:num w:numId="21">
    <w:abstractNumId w:val="21"/>
  </w:num>
  <w:num w:numId="22">
    <w:abstractNumId w:val="20"/>
  </w:num>
  <w:num w:numId="23">
    <w:abstractNumId w:val="14"/>
  </w:num>
  <w:num w:numId="24">
    <w:abstractNumId w:val="13"/>
  </w:num>
  <w:num w:numId="25">
    <w:abstractNumId w:val="18"/>
  </w:num>
  <w:num w:numId="26">
    <w:abstractNumId w:val="11"/>
  </w:num>
  <w:num w:numId="27">
    <w:abstractNumId w:val="16"/>
  </w:num>
  <w:num w:numId="28">
    <w:abstractNumId w:val="22"/>
  </w:num>
  <w:num w:numId="2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4"/>
  </w:num>
  <w:num w:numId="31">
    <w:abstractNumId w:val="27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lmir Camolesi">
    <w15:presenceInfo w15:providerId="Windows Live" w15:userId="91764f766074d583"/>
  </w15:person>
  <w15:person w15:author="Cristhian Dias">
    <w15:presenceInfo w15:providerId="Windows Live" w15:userId="e96243176dcf001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trackRevision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D07"/>
    <w:rsid w:val="0000131A"/>
    <w:rsid w:val="00002468"/>
    <w:rsid w:val="0000315B"/>
    <w:rsid w:val="00003ABE"/>
    <w:rsid w:val="00005FA1"/>
    <w:rsid w:val="00007B63"/>
    <w:rsid w:val="00012791"/>
    <w:rsid w:val="00012812"/>
    <w:rsid w:val="00012F97"/>
    <w:rsid w:val="00016082"/>
    <w:rsid w:val="000164CE"/>
    <w:rsid w:val="000176E6"/>
    <w:rsid w:val="0002155D"/>
    <w:rsid w:val="00021816"/>
    <w:rsid w:val="00021A6C"/>
    <w:rsid w:val="000227AA"/>
    <w:rsid w:val="00023248"/>
    <w:rsid w:val="00024001"/>
    <w:rsid w:val="0002539E"/>
    <w:rsid w:val="00026D5C"/>
    <w:rsid w:val="00030D54"/>
    <w:rsid w:val="00030DEB"/>
    <w:rsid w:val="000313B5"/>
    <w:rsid w:val="00031D11"/>
    <w:rsid w:val="0003333B"/>
    <w:rsid w:val="00037AD1"/>
    <w:rsid w:val="000402F9"/>
    <w:rsid w:val="0004133A"/>
    <w:rsid w:val="000442DD"/>
    <w:rsid w:val="0004457B"/>
    <w:rsid w:val="00045405"/>
    <w:rsid w:val="00045E0D"/>
    <w:rsid w:val="00046831"/>
    <w:rsid w:val="0004729D"/>
    <w:rsid w:val="00050773"/>
    <w:rsid w:val="00053C44"/>
    <w:rsid w:val="000541D8"/>
    <w:rsid w:val="00055F2B"/>
    <w:rsid w:val="00062186"/>
    <w:rsid w:val="00062962"/>
    <w:rsid w:val="00062965"/>
    <w:rsid w:val="00064089"/>
    <w:rsid w:val="00067CC5"/>
    <w:rsid w:val="00071BFF"/>
    <w:rsid w:val="00072887"/>
    <w:rsid w:val="00076A77"/>
    <w:rsid w:val="00076AA0"/>
    <w:rsid w:val="00077DB7"/>
    <w:rsid w:val="0008036E"/>
    <w:rsid w:val="00083749"/>
    <w:rsid w:val="000844D7"/>
    <w:rsid w:val="00085469"/>
    <w:rsid w:val="000910AC"/>
    <w:rsid w:val="000931C5"/>
    <w:rsid w:val="00093914"/>
    <w:rsid w:val="00094A90"/>
    <w:rsid w:val="00097820"/>
    <w:rsid w:val="000A1BAC"/>
    <w:rsid w:val="000A20B9"/>
    <w:rsid w:val="000A451D"/>
    <w:rsid w:val="000A62D3"/>
    <w:rsid w:val="000A644E"/>
    <w:rsid w:val="000B0892"/>
    <w:rsid w:val="000B760F"/>
    <w:rsid w:val="000B7CC7"/>
    <w:rsid w:val="000C2E5A"/>
    <w:rsid w:val="000D24DC"/>
    <w:rsid w:val="000D2F0D"/>
    <w:rsid w:val="000D3880"/>
    <w:rsid w:val="000D6ACF"/>
    <w:rsid w:val="000D76BE"/>
    <w:rsid w:val="000E1A20"/>
    <w:rsid w:val="000E5B57"/>
    <w:rsid w:val="000E5CB4"/>
    <w:rsid w:val="000E62B6"/>
    <w:rsid w:val="000E75C8"/>
    <w:rsid w:val="000F11B5"/>
    <w:rsid w:val="000F3FEA"/>
    <w:rsid w:val="000F4DC6"/>
    <w:rsid w:val="000F7E89"/>
    <w:rsid w:val="001103FC"/>
    <w:rsid w:val="001141DE"/>
    <w:rsid w:val="0011633D"/>
    <w:rsid w:val="00116E81"/>
    <w:rsid w:val="00117806"/>
    <w:rsid w:val="001250E2"/>
    <w:rsid w:val="00125EEB"/>
    <w:rsid w:val="00127416"/>
    <w:rsid w:val="00130D9A"/>
    <w:rsid w:val="00132568"/>
    <w:rsid w:val="00134CB2"/>
    <w:rsid w:val="00134E77"/>
    <w:rsid w:val="00135EF5"/>
    <w:rsid w:val="00136279"/>
    <w:rsid w:val="00137911"/>
    <w:rsid w:val="00140BEB"/>
    <w:rsid w:val="00140D2F"/>
    <w:rsid w:val="00142631"/>
    <w:rsid w:val="001463E3"/>
    <w:rsid w:val="00157FC7"/>
    <w:rsid w:val="00164BB8"/>
    <w:rsid w:val="00165062"/>
    <w:rsid w:val="001715CF"/>
    <w:rsid w:val="00177F90"/>
    <w:rsid w:val="00180169"/>
    <w:rsid w:val="001803B0"/>
    <w:rsid w:val="001811D9"/>
    <w:rsid w:val="00186352"/>
    <w:rsid w:val="0018762D"/>
    <w:rsid w:val="00191186"/>
    <w:rsid w:val="001919F2"/>
    <w:rsid w:val="0019249A"/>
    <w:rsid w:val="001A1ED6"/>
    <w:rsid w:val="001A5BFB"/>
    <w:rsid w:val="001A5F02"/>
    <w:rsid w:val="001B1ABB"/>
    <w:rsid w:val="001B2763"/>
    <w:rsid w:val="001B7136"/>
    <w:rsid w:val="001B7376"/>
    <w:rsid w:val="001B7CF2"/>
    <w:rsid w:val="001C0386"/>
    <w:rsid w:val="001C0EF4"/>
    <w:rsid w:val="001C26AE"/>
    <w:rsid w:val="001C5156"/>
    <w:rsid w:val="001C6492"/>
    <w:rsid w:val="001C6A0E"/>
    <w:rsid w:val="001C6F38"/>
    <w:rsid w:val="001D0128"/>
    <w:rsid w:val="001D0AAB"/>
    <w:rsid w:val="001D1134"/>
    <w:rsid w:val="001D24AE"/>
    <w:rsid w:val="001D2CF9"/>
    <w:rsid w:val="001D3F06"/>
    <w:rsid w:val="001D6502"/>
    <w:rsid w:val="001E2507"/>
    <w:rsid w:val="001F38AE"/>
    <w:rsid w:val="001F6CC7"/>
    <w:rsid w:val="00200FC3"/>
    <w:rsid w:val="002016AD"/>
    <w:rsid w:val="00206791"/>
    <w:rsid w:val="00207549"/>
    <w:rsid w:val="00207645"/>
    <w:rsid w:val="00211A7A"/>
    <w:rsid w:val="00211ECB"/>
    <w:rsid w:val="00212C3B"/>
    <w:rsid w:val="00212CC1"/>
    <w:rsid w:val="00213BFF"/>
    <w:rsid w:val="002149C0"/>
    <w:rsid w:val="00215C15"/>
    <w:rsid w:val="0022141F"/>
    <w:rsid w:val="00223A13"/>
    <w:rsid w:val="00223B31"/>
    <w:rsid w:val="0022619E"/>
    <w:rsid w:val="00227797"/>
    <w:rsid w:val="0023203F"/>
    <w:rsid w:val="002427DD"/>
    <w:rsid w:val="002430E6"/>
    <w:rsid w:val="002431F6"/>
    <w:rsid w:val="00243923"/>
    <w:rsid w:val="00250643"/>
    <w:rsid w:val="00251CC6"/>
    <w:rsid w:val="00253872"/>
    <w:rsid w:val="00253AFF"/>
    <w:rsid w:val="00257777"/>
    <w:rsid w:val="0026286C"/>
    <w:rsid w:val="00263A17"/>
    <w:rsid w:val="0026457A"/>
    <w:rsid w:val="00267711"/>
    <w:rsid w:val="00272BCD"/>
    <w:rsid w:val="0027353B"/>
    <w:rsid w:val="00273AFF"/>
    <w:rsid w:val="0028032A"/>
    <w:rsid w:val="002808E5"/>
    <w:rsid w:val="00284726"/>
    <w:rsid w:val="00284E68"/>
    <w:rsid w:val="00285DE6"/>
    <w:rsid w:val="00286B62"/>
    <w:rsid w:val="00291BC7"/>
    <w:rsid w:val="002956D4"/>
    <w:rsid w:val="002A1CC8"/>
    <w:rsid w:val="002A26D6"/>
    <w:rsid w:val="002A296D"/>
    <w:rsid w:val="002A3DE9"/>
    <w:rsid w:val="002A52EA"/>
    <w:rsid w:val="002B1D97"/>
    <w:rsid w:val="002B20D4"/>
    <w:rsid w:val="002B3A61"/>
    <w:rsid w:val="002B4DB5"/>
    <w:rsid w:val="002C15D3"/>
    <w:rsid w:val="002C5549"/>
    <w:rsid w:val="002D0BC0"/>
    <w:rsid w:val="002D0C95"/>
    <w:rsid w:val="002E1F45"/>
    <w:rsid w:val="002E4E0D"/>
    <w:rsid w:val="002E515F"/>
    <w:rsid w:val="002E68D8"/>
    <w:rsid w:val="002E7A21"/>
    <w:rsid w:val="002F10C6"/>
    <w:rsid w:val="002F1AA3"/>
    <w:rsid w:val="002F2AEF"/>
    <w:rsid w:val="002F683C"/>
    <w:rsid w:val="002F6D35"/>
    <w:rsid w:val="003013BF"/>
    <w:rsid w:val="00301D17"/>
    <w:rsid w:val="00302D54"/>
    <w:rsid w:val="003033D7"/>
    <w:rsid w:val="003059C0"/>
    <w:rsid w:val="00310AA6"/>
    <w:rsid w:val="00312E64"/>
    <w:rsid w:val="00313023"/>
    <w:rsid w:val="00316D85"/>
    <w:rsid w:val="003221C3"/>
    <w:rsid w:val="00322420"/>
    <w:rsid w:val="0032322E"/>
    <w:rsid w:val="0032348F"/>
    <w:rsid w:val="00323D88"/>
    <w:rsid w:val="00325D37"/>
    <w:rsid w:val="00330E85"/>
    <w:rsid w:val="003339C4"/>
    <w:rsid w:val="00333EFC"/>
    <w:rsid w:val="0033436C"/>
    <w:rsid w:val="003356BC"/>
    <w:rsid w:val="00340185"/>
    <w:rsid w:val="0034227E"/>
    <w:rsid w:val="0034262D"/>
    <w:rsid w:val="00343AB9"/>
    <w:rsid w:val="003446CE"/>
    <w:rsid w:val="003447CF"/>
    <w:rsid w:val="00346A7B"/>
    <w:rsid w:val="003545F7"/>
    <w:rsid w:val="00362B0E"/>
    <w:rsid w:val="00362CB3"/>
    <w:rsid w:val="00362EA3"/>
    <w:rsid w:val="0036367B"/>
    <w:rsid w:val="00366A9B"/>
    <w:rsid w:val="0037059D"/>
    <w:rsid w:val="00371525"/>
    <w:rsid w:val="0037283A"/>
    <w:rsid w:val="00381870"/>
    <w:rsid w:val="0038316C"/>
    <w:rsid w:val="00383DD5"/>
    <w:rsid w:val="00385989"/>
    <w:rsid w:val="00386C81"/>
    <w:rsid w:val="003874EB"/>
    <w:rsid w:val="003905A9"/>
    <w:rsid w:val="00391490"/>
    <w:rsid w:val="00392703"/>
    <w:rsid w:val="00394E34"/>
    <w:rsid w:val="00396FF7"/>
    <w:rsid w:val="003A132F"/>
    <w:rsid w:val="003A5DE7"/>
    <w:rsid w:val="003A6828"/>
    <w:rsid w:val="003A75C6"/>
    <w:rsid w:val="003B288B"/>
    <w:rsid w:val="003B3470"/>
    <w:rsid w:val="003B6B91"/>
    <w:rsid w:val="003C2978"/>
    <w:rsid w:val="003C3D2D"/>
    <w:rsid w:val="003C58CA"/>
    <w:rsid w:val="003D0700"/>
    <w:rsid w:val="003E0E6F"/>
    <w:rsid w:val="003E3038"/>
    <w:rsid w:val="003F09DE"/>
    <w:rsid w:val="003F0BC4"/>
    <w:rsid w:val="003F0FEF"/>
    <w:rsid w:val="003F17A7"/>
    <w:rsid w:val="003F1C6C"/>
    <w:rsid w:val="003F1FF7"/>
    <w:rsid w:val="003F2576"/>
    <w:rsid w:val="003F3216"/>
    <w:rsid w:val="003F4A07"/>
    <w:rsid w:val="003F6A89"/>
    <w:rsid w:val="004012A2"/>
    <w:rsid w:val="00401B2B"/>
    <w:rsid w:val="00405748"/>
    <w:rsid w:val="00412672"/>
    <w:rsid w:val="00415073"/>
    <w:rsid w:val="00416DE2"/>
    <w:rsid w:val="00417A1D"/>
    <w:rsid w:val="00420091"/>
    <w:rsid w:val="00422053"/>
    <w:rsid w:val="00430695"/>
    <w:rsid w:val="00430B71"/>
    <w:rsid w:val="00434F5B"/>
    <w:rsid w:val="00443472"/>
    <w:rsid w:val="00443EC7"/>
    <w:rsid w:val="00451988"/>
    <w:rsid w:val="004559B8"/>
    <w:rsid w:val="004574CF"/>
    <w:rsid w:val="00460CBE"/>
    <w:rsid w:val="004612D3"/>
    <w:rsid w:val="00461966"/>
    <w:rsid w:val="0046319D"/>
    <w:rsid w:val="00463C10"/>
    <w:rsid w:val="00480F10"/>
    <w:rsid w:val="004838AD"/>
    <w:rsid w:val="00485D2C"/>
    <w:rsid w:val="00486811"/>
    <w:rsid w:val="00490BEC"/>
    <w:rsid w:val="00491AF8"/>
    <w:rsid w:val="00491B6C"/>
    <w:rsid w:val="0049330C"/>
    <w:rsid w:val="004952DA"/>
    <w:rsid w:val="004953EA"/>
    <w:rsid w:val="004954FA"/>
    <w:rsid w:val="00496DEB"/>
    <w:rsid w:val="0049721A"/>
    <w:rsid w:val="004A2596"/>
    <w:rsid w:val="004A4877"/>
    <w:rsid w:val="004A6605"/>
    <w:rsid w:val="004B2AC2"/>
    <w:rsid w:val="004B6B8C"/>
    <w:rsid w:val="004B71EA"/>
    <w:rsid w:val="004C0E29"/>
    <w:rsid w:val="004C31DB"/>
    <w:rsid w:val="004C4769"/>
    <w:rsid w:val="004C4F63"/>
    <w:rsid w:val="004C6450"/>
    <w:rsid w:val="004C6D7A"/>
    <w:rsid w:val="004C7F81"/>
    <w:rsid w:val="004D2C74"/>
    <w:rsid w:val="004D3A11"/>
    <w:rsid w:val="004D4F71"/>
    <w:rsid w:val="004D6AB0"/>
    <w:rsid w:val="004E0A3F"/>
    <w:rsid w:val="004E0CFE"/>
    <w:rsid w:val="004E1ADC"/>
    <w:rsid w:val="004E1DDD"/>
    <w:rsid w:val="004E309C"/>
    <w:rsid w:val="004E3EDD"/>
    <w:rsid w:val="004E495E"/>
    <w:rsid w:val="004E593C"/>
    <w:rsid w:val="004E6D90"/>
    <w:rsid w:val="004F0C3F"/>
    <w:rsid w:val="004F1068"/>
    <w:rsid w:val="004F16D0"/>
    <w:rsid w:val="004F609B"/>
    <w:rsid w:val="004F754E"/>
    <w:rsid w:val="004F7F46"/>
    <w:rsid w:val="005005F5"/>
    <w:rsid w:val="00501BD7"/>
    <w:rsid w:val="00505F3F"/>
    <w:rsid w:val="0051378D"/>
    <w:rsid w:val="0051509F"/>
    <w:rsid w:val="00517ED5"/>
    <w:rsid w:val="0052130B"/>
    <w:rsid w:val="00521DC1"/>
    <w:rsid w:val="005221F7"/>
    <w:rsid w:val="00522F52"/>
    <w:rsid w:val="005252A2"/>
    <w:rsid w:val="00525824"/>
    <w:rsid w:val="00525FC2"/>
    <w:rsid w:val="00530153"/>
    <w:rsid w:val="00531344"/>
    <w:rsid w:val="00537307"/>
    <w:rsid w:val="00537737"/>
    <w:rsid w:val="0054051D"/>
    <w:rsid w:val="005405DA"/>
    <w:rsid w:val="00540B87"/>
    <w:rsid w:val="005413A7"/>
    <w:rsid w:val="00546702"/>
    <w:rsid w:val="00552FBF"/>
    <w:rsid w:val="0055430B"/>
    <w:rsid w:val="00554EF6"/>
    <w:rsid w:val="005559D7"/>
    <w:rsid w:val="0055661B"/>
    <w:rsid w:val="00557C95"/>
    <w:rsid w:val="005610DC"/>
    <w:rsid w:val="005626BB"/>
    <w:rsid w:val="00562B36"/>
    <w:rsid w:val="00566AAF"/>
    <w:rsid w:val="00572129"/>
    <w:rsid w:val="00572799"/>
    <w:rsid w:val="00574CCF"/>
    <w:rsid w:val="005772AE"/>
    <w:rsid w:val="0058079A"/>
    <w:rsid w:val="00583146"/>
    <w:rsid w:val="0058636B"/>
    <w:rsid w:val="00586A4D"/>
    <w:rsid w:val="00595172"/>
    <w:rsid w:val="005A3BDD"/>
    <w:rsid w:val="005A5C13"/>
    <w:rsid w:val="005A6EE1"/>
    <w:rsid w:val="005B1A22"/>
    <w:rsid w:val="005C0698"/>
    <w:rsid w:val="005C64FF"/>
    <w:rsid w:val="005D1BD9"/>
    <w:rsid w:val="005D38F4"/>
    <w:rsid w:val="005D45F8"/>
    <w:rsid w:val="005D5EFF"/>
    <w:rsid w:val="005D7ED3"/>
    <w:rsid w:val="005E16D9"/>
    <w:rsid w:val="005E2F80"/>
    <w:rsid w:val="005E31FC"/>
    <w:rsid w:val="005E77F3"/>
    <w:rsid w:val="005F2610"/>
    <w:rsid w:val="005F374F"/>
    <w:rsid w:val="005F436F"/>
    <w:rsid w:val="005F5FC0"/>
    <w:rsid w:val="005F61A6"/>
    <w:rsid w:val="005F6953"/>
    <w:rsid w:val="00601724"/>
    <w:rsid w:val="006020B1"/>
    <w:rsid w:val="0060394A"/>
    <w:rsid w:val="00612249"/>
    <w:rsid w:val="00613A35"/>
    <w:rsid w:val="006158B8"/>
    <w:rsid w:val="0061692D"/>
    <w:rsid w:val="0062093C"/>
    <w:rsid w:val="00620D20"/>
    <w:rsid w:val="00624853"/>
    <w:rsid w:val="00625EA6"/>
    <w:rsid w:val="00626C8D"/>
    <w:rsid w:val="00626D37"/>
    <w:rsid w:val="00634B88"/>
    <w:rsid w:val="00636C66"/>
    <w:rsid w:val="00653851"/>
    <w:rsid w:val="006562E0"/>
    <w:rsid w:val="0065681D"/>
    <w:rsid w:val="00663BFA"/>
    <w:rsid w:val="00666A27"/>
    <w:rsid w:val="00666DDB"/>
    <w:rsid w:val="006671B8"/>
    <w:rsid w:val="0067292E"/>
    <w:rsid w:val="006739C4"/>
    <w:rsid w:val="006761E1"/>
    <w:rsid w:val="00682681"/>
    <w:rsid w:val="00682E6F"/>
    <w:rsid w:val="00683362"/>
    <w:rsid w:val="006850C7"/>
    <w:rsid w:val="00687784"/>
    <w:rsid w:val="006910F9"/>
    <w:rsid w:val="00693C96"/>
    <w:rsid w:val="00694DD7"/>
    <w:rsid w:val="006A13BC"/>
    <w:rsid w:val="006B1DBF"/>
    <w:rsid w:val="006B5D3A"/>
    <w:rsid w:val="006B6283"/>
    <w:rsid w:val="006B697E"/>
    <w:rsid w:val="006B7C5C"/>
    <w:rsid w:val="006C2C84"/>
    <w:rsid w:val="006D0D49"/>
    <w:rsid w:val="006D1823"/>
    <w:rsid w:val="006D448D"/>
    <w:rsid w:val="006D4CB7"/>
    <w:rsid w:val="006D57C0"/>
    <w:rsid w:val="006D6380"/>
    <w:rsid w:val="006E5611"/>
    <w:rsid w:val="006E69FE"/>
    <w:rsid w:val="006F0708"/>
    <w:rsid w:val="006F24DF"/>
    <w:rsid w:val="006F2DFD"/>
    <w:rsid w:val="006F3061"/>
    <w:rsid w:val="006F40AE"/>
    <w:rsid w:val="006F42B7"/>
    <w:rsid w:val="007029D8"/>
    <w:rsid w:val="007076B9"/>
    <w:rsid w:val="007119E5"/>
    <w:rsid w:val="00712EB0"/>
    <w:rsid w:val="00714055"/>
    <w:rsid w:val="00720D9B"/>
    <w:rsid w:val="00722588"/>
    <w:rsid w:val="0072357D"/>
    <w:rsid w:val="00725612"/>
    <w:rsid w:val="007275E4"/>
    <w:rsid w:val="00734BF5"/>
    <w:rsid w:val="007420DE"/>
    <w:rsid w:val="007436AC"/>
    <w:rsid w:val="007437C1"/>
    <w:rsid w:val="00747E0A"/>
    <w:rsid w:val="00752A2A"/>
    <w:rsid w:val="0075523E"/>
    <w:rsid w:val="00755DF3"/>
    <w:rsid w:val="00755FEC"/>
    <w:rsid w:val="00756570"/>
    <w:rsid w:val="007575EB"/>
    <w:rsid w:val="00760228"/>
    <w:rsid w:val="00760665"/>
    <w:rsid w:val="0076076B"/>
    <w:rsid w:val="00766DC3"/>
    <w:rsid w:val="00771DE8"/>
    <w:rsid w:val="007723D9"/>
    <w:rsid w:val="00774571"/>
    <w:rsid w:val="0077468A"/>
    <w:rsid w:val="007747CD"/>
    <w:rsid w:val="007800B4"/>
    <w:rsid w:val="00780197"/>
    <w:rsid w:val="007820A1"/>
    <w:rsid w:val="00782B49"/>
    <w:rsid w:val="00790186"/>
    <w:rsid w:val="00790CBA"/>
    <w:rsid w:val="00790F82"/>
    <w:rsid w:val="00793E3C"/>
    <w:rsid w:val="00794623"/>
    <w:rsid w:val="00795F80"/>
    <w:rsid w:val="007A0010"/>
    <w:rsid w:val="007A2881"/>
    <w:rsid w:val="007A2FCC"/>
    <w:rsid w:val="007A670A"/>
    <w:rsid w:val="007A704E"/>
    <w:rsid w:val="007B0E67"/>
    <w:rsid w:val="007B3C21"/>
    <w:rsid w:val="007B52AB"/>
    <w:rsid w:val="007B5E4D"/>
    <w:rsid w:val="007B61CE"/>
    <w:rsid w:val="007C0702"/>
    <w:rsid w:val="007C0F95"/>
    <w:rsid w:val="007C5D76"/>
    <w:rsid w:val="007C5F35"/>
    <w:rsid w:val="007C60A4"/>
    <w:rsid w:val="007C7924"/>
    <w:rsid w:val="007D1E62"/>
    <w:rsid w:val="007D444C"/>
    <w:rsid w:val="007D475B"/>
    <w:rsid w:val="007D644D"/>
    <w:rsid w:val="007E11A2"/>
    <w:rsid w:val="007E3BF9"/>
    <w:rsid w:val="007E47EE"/>
    <w:rsid w:val="007E68E0"/>
    <w:rsid w:val="007F155B"/>
    <w:rsid w:val="007F1EF5"/>
    <w:rsid w:val="007F5EA3"/>
    <w:rsid w:val="007F711D"/>
    <w:rsid w:val="00804A9C"/>
    <w:rsid w:val="0080632B"/>
    <w:rsid w:val="00806CD0"/>
    <w:rsid w:val="008263C3"/>
    <w:rsid w:val="00827DDC"/>
    <w:rsid w:val="00831030"/>
    <w:rsid w:val="0083219E"/>
    <w:rsid w:val="00834586"/>
    <w:rsid w:val="008352C4"/>
    <w:rsid w:val="008417F7"/>
    <w:rsid w:val="00844600"/>
    <w:rsid w:val="00847326"/>
    <w:rsid w:val="008535DF"/>
    <w:rsid w:val="00855D1D"/>
    <w:rsid w:val="0085612C"/>
    <w:rsid w:val="008563D4"/>
    <w:rsid w:val="008578A6"/>
    <w:rsid w:val="00863C28"/>
    <w:rsid w:val="00865170"/>
    <w:rsid w:val="008718B0"/>
    <w:rsid w:val="00874CEA"/>
    <w:rsid w:val="0087526C"/>
    <w:rsid w:val="00875E06"/>
    <w:rsid w:val="00880205"/>
    <w:rsid w:val="00882105"/>
    <w:rsid w:val="00882572"/>
    <w:rsid w:val="008834AF"/>
    <w:rsid w:val="00886752"/>
    <w:rsid w:val="00886C24"/>
    <w:rsid w:val="00886FD3"/>
    <w:rsid w:val="00890650"/>
    <w:rsid w:val="00890DEC"/>
    <w:rsid w:val="008952DF"/>
    <w:rsid w:val="008A2E12"/>
    <w:rsid w:val="008A4579"/>
    <w:rsid w:val="008A4674"/>
    <w:rsid w:val="008B04E0"/>
    <w:rsid w:val="008B0F04"/>
    <w:rsid w:val="008B1F27"/>
    <w:rsid w:val="008B21F3"/>
    <w:rsid w:val="008B255D"/>
    <w:rsid w:val="008B41BA"/>
    <w:rsid w:val="008B726A"/>
    <w:rsid w:val="008B7275"/>
    <w:rsid w:val="008C0D58"/>
    <w:rsid w:val="008C1BE8"/>
    <w:rsid w:val="008C24AA"/>
    <w:rsid w:val="008C312A"/>
    <w:rsid w:val="008C54D9"/>
    <w:rsid w:val="008D053E"/>
    <w:rsid w:val="008D0A7C"/>
    <w:rsid w:val="008D1214"/>
    <w:rsid w:val="008D5CA2"/>
    <w:rsid w:val="008E7A01"/>
    <w:rsid w:val="008E7C76"/>
    <w:rsid w:val="008F1368"/>
    <w:rsid w:val="008F1DE1"/>
    <w:rsid w:val="008F21F8"/>
    <w:rsid w:val="0090081B"/>
    <w:rsid w:val="00907FB4"/>
    <w:rsid w:val="009100B8"/>
    <w:rsid w:val="00911646"/>
    <w:rsid w:val="00914A01"/>
    <w:rsid w:val="00915FA7"/>
    <w:rsid w:val="0091789F"/>
    <w:rsid w:val="00917C9C"/>
    <w:rsid w:val="009220B6"/>
    <w:rsid w:val="00923A4D"/>
    <w:rsid w:val="00923AD0"/>
    <w:rsid w:val="00926DDE"/>
    <w:rsid w:val="00927158"/>
    <w:rsid w:val="00927C80"/>
    <w:rsid w:val="00931B00"/>
    <w:rsid w:val="00934B30"/>
    <w:rsid w:val="009356FE"/>
    <w:rsid w:val="0094100E"/>
    <w:rsid w:val="0094317E"/>
    <w:rsid w:val="009432DE"/>
    <w:rsid w:val="009447B5"/>
    <w:rsid w:val="0094576D"/>
    <w:rsid w:val="0094676A"/>
    <w:rsid w:val="0094694C"/>
    <w:rsid w:val="00951500"/>
    <w:rsid w:val="00951C57"/>
    <w:rsid w:val="00952DC3"/>
    <w:rsid w:val="0095350E"/>
    <w:rsid w:val="009603B5"/>
    <w:rsid w:val="00961BA6"/>
    <w:rsid w:val="00965C90"/>
    <w:rsid w:val="00966AF1"/>
    <w:rsid w:val="009670E8"/>
    <w:rsid w:val="009705C2"/>
    <w:rsid w:val="00976C67"/>
    <w:rsid w:val="00977354"/>
    <w:rsid w:val="0098560D"/>
    <w:rsid w:val="00985BAC"/>
    <w:rsid w:val="009868FA"/>
    <w:rsid w:val="0099363D"/>
    <w:rsid w:val="0099605C"/>
    <w:rsid w:val="009A2C50"/>
    <w:rsid w:val="009A5534"/>
    <w:rsid w:val="009A6E6C"/>
    <w:rsid w:val="009B23C6"/>
    <w:rsid w:val="009B41B7"/>
    <w:rsid w:val="009B494A"/>
    <w:rsid w:val="009C0FDD"/>
    <w:rsid w:val="009C5E6F"/>
    <w:rsid w:val="009D59FA"/>
    <w:rsid w:val="009D61CE"/>
    <w:rsid w:val="009E0F10"/>
    <w:rsid w:val="009E13C1"/>
    <w:rsid w:val="009E1784"/>
    <w:rsid w:val="009E1A33"/>
    <w:rsid w:val="009E3E4E"/>
    <w:rsid w:val="009E519B"/>
    <w:rsid w:val="009E6FE2"/>
    <w:rsid w:val="009F025E"/>
    <w:rsid w:val="009F2882"/>
    <w:rsid w:val="009F2B29"/>
    <w:rsid w:val="009F4495"/>
    <w:rsid w:val="009F5F3D"/>
    <w:rsid w:val="009F6830"/>
    <w:rsid w:val="009F71B7"/>
    <w:rsid w:val="009F7C34"/>
    <w:rsid w:val="00A009C3"/>
    <w:rsid w:val="00A02CC3"/>
    <w:rsid w:val="00A0331E"/>
    <w:rsid w:val="00A0445C"/>
    <w:rsid w:val="00A061A2"/>
    <w:rsid w:val="00A071AF"/>
    <w:rsid w:val="00A1339F"/>
    <w:rsid w:val="00A13F70"/>
    <w:rsid w:val="00A16C86"/>
    <w:rsid w:val="00A22F70"/>
    <w:rsid w:val="00A23EB8"/>
    <w:rsid w:val="00A248E5"/>
    <w:rsid w:val="00A30BB4"/>
    <w:rsid w:val="00A31E6E"/>
    <w:rsid w:val="00A32A6A"/>
    <w:rsid w:val="00A35291"/>
    <w:rsid w:val="00A3571C"/>
    <w:rsid w:val="00A413AA"/>
    <w:rsid w:val="00A4142A"/>
    <w:rsid w:val="00A4362E"/>
    <w:rsid w:val="00A4402A"/>
    <w:rsid w:val="00A44300"/>
    <w:rsid w:val="00A444F2"/>
    <w:rsid w:val="00A457A6"/>
    <w:rsid w:val="00A4735C"/>
    <w:rsid w:val="00A473B0"/>
    <w:rsid w:val="00A51582"/>
    <w:rsid w:val="00A51BB5"/>
    <w:rsid w:val="00A55315"/>
    <w:rsid w:val="00A55AF1"/>
    <w:rsid w:val="00A55FC0"/>
    <w:rsid w:val="00A7018E"/>
    <w:rsid w:val="00A7252A"/>
    <w:rsid w:val="00A729E1"/>
    <w:rsid w:val="00A75E0F"/>
    <w:rsid w:val="00A766B0"/>
    <w:rsid w:val="00A76B8F"/>
    <w:rsid w:val="00A8195C"/>
    <w:rsid w:val="00A81ED7"/>
    <w:rsid w:val="00A844D2"/>
    <w:rsid w:val="00A93B1B"/>
    <w:rsid w:val="00A940DA"/>
    <w:rsid w:val="00A94660"/>
    <w:rsid w:val="00A97F1D"/>
    <w:rsid w:val="00AA0BE3"/>
    <w:rsid w:val="00AA349C"/>
    <w:rsid w:val="00AB1C72"/>
    <w:rsid w:val="00AB22CA"/>
    <w:rsid w:val="00AB2905"/>
    <w:rsid w:val="00AC1B2D"/>
    <w:rsid w:val="00AC2DC7"/>
    <w:rsid w:val="00AC3C10"/>
    <w:rsid w:val="00AD269A"/>
    <w:rsid w:val="00AD3937"/>
    <w:rsid w:val="00AD4258"/>
    <w:rsid w:val="00AE413C"/>
    <w:rsid w:val="00AE4BC3"/>
    <w:rsid w:val="00AE5C0B"/>
    <w:rsid w:val="00AE6190"/>
    <w:rsid w:val="00AE779B"/>
    <w:rsid w:val="00AF2CD9"/>
    <w:rsid w:val="00AF6287"/>
    <w:rsid w:val="00AF72AB"/>
    <w:rsid w:val="00AF7398"/>
    <w:rsid w:val="00B00D3F"/>
    <w:rsid w:val="00B03831"/>
    <w:rsid w:val="00B04A8F"/>
    <w:rsid w:val="00B076EE"/>
    <w:rsid w:val="00B115E5"/>
    <w:rsid w:val="00B21A94"/>
    <w:rsid w:val="00B21F61"/>
    <w:rsid w:val="00B2498D"/>
    <w:rsid w:val="00B27C2F"/>
    <w:rsid w:val="00B43039"/>
    <w:rsid w:val="00B4554D"/>
    <w:rsid w:val="00B4563D"/>
    <w:rsid w:val="00B4577E"/>
    <w:rsid w:val="00B51C6A"/>
    <w:rsid w:val="00B53BAA"/>
    <w:rsid w:val="00B54792"/>
    <w:rsid w:val="00B55C67"/>
    <w:rsid w:val="00B56B72"/>
    <w:rsid w:val="00B61BA3"/>
    <w:rsid w:val="00B61D2A"/>
    <w:rsid w:val="00B65D99"/>
    <w:rsid w:val="00B662FB"/>
    <w:rsid w:val="00B770E9"/>
    <w:rsid w:val="00B77379"/>
    <w:rsid w:val="00B84104"/>
    <w:rsid w:val="00B92701"/>
    <w:rsid w:val="00B928AF"/>
    <w:rsid w:val="00B96A63"/>
    <w:rsid w:val="00B96A6B"/>
    <w:rsid w:val="00B96B3D"/>
    <w:rsid w:val="00B972A7"/>
    <w:rsid w:val="00BA01C1"/>
    <w:rsid w:val="00BA1351"/>
    <w:rsid w:val="00BA2BBA"/>
    <w:rsid w:val="00BA4500"/>
    <w:rsid w:val="00BA47E4"/>
    <w:rsid w:val="00BA5256"/>
    <w:rsid w:val="00BB1286"/>
    <w:rsid w:val="00BB6784"/>
    <w:rsid w:val="00BC079A"/>
    <w:rsid w:val="00BC1A1A"/>
    <w:rsid w:val="00BC25B6"/>
    <w:rsid w:val="00BC3863"/>
    <w:rsid w:val="00BC690B"/>
    <w:rsid w:val="00BC746B"/>
    <w:rsid w:val="00BC7ECB"/>
    <w:rsid w:val="00BD06FA"/>
    <w:rsid w:val="00BD5D4D"/>
    <w:rsid w:val="00BD69C4"/>
    <w:rsid w:val="00BD750A"/>
    <w:rsid w:val="00BE2954"/>
    <w:rsid w:val="00BE3133"/>
    <w:rsid w:val="00BE3464"/>
    <w:rsid w:val="00BE3CBD"/>
    <w:rsid w:val="00BF134B"/>
    <w:rsid w:val="00BF4535"/>
    <w:rsid w:val="00BF632D"/>
    <w:rsid w:val="00BF64B3"/>
    <w:rsid w:val="00BF6A83"/>
    <w:rsid w:val="00C07A73"/>
    <w:rsid w:val="00C1199E"/>
    <w:rsid w:val="00C11A87"/>
    <w:rsid w:val="00C131AB"/>
    <w:rsid w:val="00C13861"/>
    <w:rsid w:val="00C1390A"/>
    <w:rsid w:val="00C1413F"/>
    <w:rsid w:val="00C166A2"/>
    <w:rsid w:val="00C22E2C"/>
    <w:rsid w:val="00C27136"/>
    <w:rsid w:val="00C27B52"/>
    <w:rsid w:val="00C30B1E"/>
    <w:rsid w:val="00C33FE8"/>
    <w:rsid w:val="00C34382"/>
    <w:rsid w:val="00C35D27"/>
    <w:rsid w:val="00C411F3"/>
    <w:rsid w:val="00C41C5E"/>
    <w:rsid w:val="00C44086"/>
    <w:rsid w:val="00C461D4"/>
    <w:rsid w:val="00C50996"/>
    <w:rsid w:val="00C51938"/>
    <w:rsid w:val="00C522EE"/>
    <w:rsid w:val="00C523FC"/>
    <w:rsid w:val="00C567AE"/>
    <w:rsid w:val="00C61986"/>
    <w:rsid w:val="00C61B24"/>
    <w:rsid w:val="00C61D1E"/>
    <w:rsid w:val="00C62F99"/>
    <w:rsid w:val="00C668C7"/>
    <w:rsid w:val="00C7236B"/>
    <w:rsid w:val="00C73F16"/>
    <w:rsid w:val="00C77A0C"/>
    <w:rsid w:val="00C8095E"/>
    <w:rsid w:val="00C83B73"/>
    <w:rsid w:val="00C85498"/>
    <w:rsid w:val="00C87C97"/>
    <w:rsid w:val="00C92418"/>
    <w:rsid w:val="00C92E2F"/>
    <w:rsid w:val="00CA0D64"/>
    <w:rsid w:val="00CA6762"/>
    <w:rsid w:val="00CB05DC"/>
    <w:rsid w:val="00CB4A65"/>
    <w:rsid w:val="00CB626C"/>
    <w:rsid w:val="00CC0C66"/>
    <w:rsid w:val="00CC335D"/>
    <w:rsid w:val="00CC560F"/>
    <w:rsid w:val="00CC56B9"/>
    <w:rsid w:val="00CE3421"/>
    <w:rsid w:val="00CE39B9"/>
    <w:rsid w:val="00CF13A9"/>
    <w:rsid w:val="00D044C2"/>
    <w:rsid w:val="00D059AC"/>
    <w:rsid w:val="00D06FAD"/>
    <w:rsid w:val="00D1216F"/>
    <w:rsid w:val="00D1284D"/>
    <w:rsid w:val="00D1417B"/>
    <w:rsid w:val="00D26C33"/>
    <w:rsid w:val="00D27A5D"/>
    <w:rsid w:val="00D303BA"/>
    <w:rsid w:val="00D30B3F"/>
    <w:rsid w:val="00D30C3C"/>
    <w:rsid w:val="00D31B16"/>
    <w:rsid w:val="00D31D69"/>
    <w:rsid w:val="00D35EF7"/>
    <w:rsid w:val="00D4000D"/>
    <w:rsid w:val="00D40978"/>
    <w:rsid w:val="00D40E63"/>
    <w:rsid w:val="00D42F90"/>
    <w:rsid w:val="00D45363"/>
    <w:rsid w:val="00D46087"/>
    <w:rsid w:val="00D47E00"/>
    <w:rsid w:val="00D5372C"/>
    <w:rsid w:val="00D5379B"/>
    <w:rsid w:val="00D57869"/>
    <w:rsid w:val="00D61098"/>
    <w:rsid w:val="00D6165C"/>
    <w:rsid w:val="00D63441"/>
    <w:rsid w:val="00D64A26"/>
    <w:rsid w:val="00D65D2C"/>
    <w:rsid w:val="00D66A70"/>
    <w:rsid w:val="00D72E51"/>
    <w:rsid w:val="00D748B4"/>
    <w:rsid w:val="00D83E22"/>
    <w:rsid w:val="00D86E08"/>
    <w:rsid w:val="00D90A04"/>
    <w:rsid w:val="00D9244B"/>
    <w:rsid w:val="00D93167"/>
    <w:rsid w:val="00D97BCB"/>
    <w:rsid w:val="00DA1035"/>
    <w:rsid w:val="00DA18A5"/>
    <w:rsid w:val="00DA2B81"/>
    <w:rsid w:val="00DA2E20"/>
    <w:rsid w:val="00DA460E"/>
    <w:rsid w:val="00DB1CC2"/>
    <w:rsid w:val="00DB457C"/>
    <w:rsid w:val="00DB5635"/>
    <w:rsid w:val="00DC0FD3"/>
    <w:rsid w:val="00DC26CA"/>
    <w:rsid w:val="00DC4E4A"/>
    <w:rsid w:val="00DC533F"/>
    <w:rsid w:val="00DC696E"/>
    <w:rsid w:val="00DC7149"/>
    <w:rsid w:val="00DD019A"/>
    <w:rsid w:val="00DD212F"/>
    <w:rsid w:val="00DD488E"/>
    <w:rsid w:val="00DD5222"/>
    <w:rsid w:val="00DD5C61"/>
    <w:rsid w:val="00DD7CC3"/>
    <w:rsid w:val="00DE599A"/>
    <w:rsid w:val="00DE6FDD"/>
    <w:rsid w:val="00DF001C"/>
    <w:rsid w:val="00DF424F"/>
    <w:rsid w:val="00E02562"/>
    <w:rsid w:val="00E0357B"/>
    <w:rsid w:val="00E04CD5"/>
    <w:rsid w:val="00E055AC"/>
    <w:rsid w:val="00E11AF7"/>
    <w:rsid w:val="00E127E8"/>
    <w:rsid w:val="00E173E8"/>
    <w:rsid w:val="00E17E0C"/>
    <w:rsid w:val="00E24DA4"/>
    <w:rsid w:val="00E25F8E"/>
    <w:rsid w:val="00E26B65"/>
    <w:rsid w:val="00E31681"/>
    <w:rsid w:val="00E34938"/>
    <w:rsid w:val="00E40CAA"/>
    <w:rsid w:val="00E420D0"/>
    <w:rsid w:val="00E44F24"/>
    <w:rsid w:val="00E47564"/>
    <w:rsid w:val="00E477B5"/>
    <w:rsid w:val="00E5053E"/>
    <w:rsid w:val="00E5075E"/>
    <w:rsid w:val="00E5296B"/>
    <w:rsid w:val="00E57EDE"/>
    <w:rsid w:val="00E70393"/>
    <w:rsid w:val="00E73BFE"/>
    <w:rsid w:val="00E74C5B"/>
    <w:rsid w:val="00E76756"/>
    <w:rsid w:val="00E90CB7"/>
    <w:rsid w:val="00E94530"/>
    <w:rsid w:val="00E96543"/>
    <w:rsid w:val="00EA260B"/>
    <w:rsid w:val="00EB3C2A"/>
    <w:rsid w:val="00EB6115"/>
    <w:rsid w:val="00EC08FF"/>
    <w:rsid w:val="00EC0ED4"/>
    <w:rsid w:val="00EC1124"/>
    <w:rsid w:val="00EC7F91"/>
    <w:rsid w:val="00ED0D35"/>
    <w:rsid w:val="00ED236B"/>
    <w:rsid w:val="00ED45D9"/>
    <w:rsid w:val="00ED5033"/>
    <w:rsid w:val="00EE0555"/>
    <w:rsid w:val="00EE08DF"/>
    <w:rsid w:val="00EE12EB"/>
    <w:rsid w:val="00EE1C03"/>
    <w:rsid w:val="00EE5538"/>
    <w:rsid w:val="00EF0642"/>
    <w:rsid w:val="00EF43EC"/>
    <w:rsid w:val="00F019E2"/>
    <w:rsid w:val="00F03974"/>
    <w:rsid w:val="00F03BC5"/>
    <w:rsid w:val="00F06212"/>
    <w:rsid w:val="00F06407"/>
    <w:rsid w:val="00F107D7"/>
    <w:rsid w:val="00F14C85"/>
    <w:rsid w:val="00F16DC2"/>
    <w:rsid w:val="00F20890"/>
    <w:rsid w:val="00F22D8E"/>
    <w:rsid w:val="00F24A0F"/>
    <w:rsid w:val="00F24F0C"/>
    <w:rsid w:val="00F2533A"/>
    <w:rsid w:val="00F26F9F"/>
    <w:rsid w:val="00F27325"/>
    <w:rsid w:val="00F278AE"/>
    <w:rsid w:val="00F303A0"/>
    <w:rsid w:val="00F3212F"/>
    <w:rsid w:val="00F32D07"/>
    <w:rsid w:val="00F3632C"/>
    <w:rsid w:val="00F4495C"/>
    <w:rsid w:val="00F45CAE"/>
    <w:rsid w:val="00F46334"/>
    <w:rsid w:val="00F47CC4"/>
    <w:rsid w:val="00F50595"/>
    <w:rsid w:val="00F52518"/>
    <w:rsid w:val="00F53BC5"/>
    <w:rsid w:val="00F54228"/>
    <w:rsid w:val="00F547D7"/>
    <w:rsid w:val="00F54EC9"/>
    <w:rsid w:val="00F56C84"/>
    <w:rsid w:val="00F624C9"/>
    <w:rsid w:val="00F65C0D"/>
    <w:rsid w:val="00F700AD"/>
    <w:rsid w:val="00F70C06"/>
    <w:rsid w:val="00F71C3E"/>
    <w:rsid w:val="00F7262E"/>
    <w:rsid w:val="00F757A2"/>
    <w:rsid w:val="00F819C5"/>
    <w:rsid w:val="00F85F72"/>
    <w:rsid w:val="00F86E8E"/>
    <w:rsid w:val="00F944D7"/>
    <w:rsid w:val="00F976EC"/>
    <w:rsid w:val="00F97868"/>
    <w:rsid w:val="00FA09C0"/>
    <w:rsid w:val="00FA2196"/>
    <w:rsid w:val="00FA4070"/>
    <w:rsid w:val="00FA43AB"/>
    <w:rsid w:val="00FA703C"/>
    <w:rsid w:val="00FA7D42"/>
    <w:rsid w:val="00FB1133"/>
    <w:rsid w:val="00FB6CD2"/>
    <w:rsid w:val="00FC2F1C"/>
    <w:rsid w:val="00FC4E22"/>
    <w:rsid w:val="00FC6B9B"/>
    <w:rsid w:val="00FC74EE"/>
    <w:rsid w:val="00FD0424"/>
    <w:rsid w:val="00FD1AFB"/>
    <w:rsid w:val="00FD2176"/>
    <w:rsid w:val="00FD4887"/>
    <w:rsid w:val="00FD534C"/>
    <w:rsid w:val="00FD7863"/>
    <w:rsid w:val="00FE1166"/>
    <w:rsid w:val="00FE2F30"/>
    <w:rsid w:val="00FE5132"/>
    <w:rsid w:val="00FF03DF"/>
    <w:rsid w:val="00FF06A1"/>
    <w:rsid w:val="00FF117C"/>
    <w:rsid w:val="00FF5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0E493D"/>
  <w15:chartTrackingRefBased/>
  <w15:docId w15:val="{95A6AD95-3268-4846-B6C8-456EEAA48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Corpo do texto"/>
    <w:qFormat/>
    <w:rsid w:val="00FE1166"/>
    <w:pPr>
      <w:spacing w:before="120" w:after="120" w:line="360" w:lineRule="auto"/>
      <w:jc w:val="both"/>
    </w:pPr>
    <w:rPr>
      <w:rFonts w:ascii="Arial" w:hAnsi="Arial"/>
      <w:sz w:val="24"/>
      <w:szCs w:val="22"/>
      <w:lang w:eastAsia="en-US"/>
    </w:rPr>
  </w:style>
  <w:style w:type="paragraph" w:styleId="Ttulo1">
    <w:name w:val="heading 1"/>
    <w:aliases w:val="Título de capítulo"/>
    <w:basedOn w:val="Normal"/>
    <w:next w:val="Normal"/>
    <w:link w:val="Ttulo1Char"/>
    <w:uiPriority w:val="9"/>
    <w:qFormat/>
    <w:rsid w:val="00077DB7"/>
    <w:pPr>
      <w:keepNext/>
      <w:keepLines/>
      <w:pageBreakBefore/>
      <w:numPr>
        <w:numId w:val="11"/>
      </w:numPr>
      <w:spacing w:before="0" w:after="960" w:line="240" w:lineRule="auto"/>
      <w:ind w:left="714" w:hanging="357"/>
      <w:outlineLvl w:val="0"/>
    </w:pPr>
    <w:rPr>
      <w:rFonts w:eastAsia="Times New Roman"/>
      <w:b/>
      <w:caps/>
      <w:sz w:val="28"/>
      <w:szCs w:val="32"/>
    </w:rPr>
  </w:style>
  <w:style w:type="paragraph" w:styleId="Ttulo2">
    <w:name w:val="heading 2"/>
    <w:aliases w:val="Título de seção"/>
    <w:basedOn w:val="Normal"/>
    <w:next w:val="Normal"/>
    <w:link w:val="Ttulo2Char"/>
    <w:uiPriority w:val="9"/>
    <w:unhideWhenUsed/>
    <w:qFormat/>
    <w:rsid w:val="00D6165C"/>
    <w:pPr>
      <w:keepNext/>
      <w:keepLines/>
      <w:numPr>
        <w:ilvl w:val="1"/>
        <w:numId w:val="11"/>
      </w:numPr>
      <w:spacing w:before="480" w:after="480" w:line="240" w:lineRule="auto"/>
      <w:outlineLvl w:val="1"/>
    </w:pPr>
    <w:rPr>
      <w:rFonts w:eastAsia="Times New Roman"/>
      <w:caps/>
      <w:sz w:val="26"/>
      <w:szCs w:val="26"/>
    </w:rPr>
  </w:style>
  <w:style w:type="paragraph" w:styleId="Ttulo3">
    <w:name w:val="heading 3"/>
    <w:aliases w:val="Título de subseção"/>
    <w:basedOn w:val="Normal"/>
    <w:next w:val="Normal"/>
    <w:link w:val="Ttulo3Char"/>
    <w:uiPriority w:val="9"/>
    <w:unhideWhenUsed/>
    <w:qFormat/>
    <w:rsid w:val="00D6165C"/>
    <w:pPr>
      <w:keepNext/>
      <w:keepLines/>
      <w:numPr>
        <w:ilvl w:val="2"/>
        <w:numId w:val="11"/>
      </w:numPr>
      <w:spacing w:before="480" w:after="480" w:line="240" w:lineRule="auto"/>
      <w:outlineLvl w:val="2"/>
    </w:pPr>
    <w:rPr>
      <w:rFonts w:eastAsia="Times New Roman"/>
      <w:b/>
      <w:szCs w:val="24"/>
    </w:rPr>
  </w:style>
  <w:style w:type="paragraph" w:styleId="Ttulo4">
    <w:name w:val="heading 4"/>
    <w:aliases w:val="Título de item"/>
    <w:basedOn w:val="Normal"/>
    <w:next w:val="Normal"/>
    <w:link w:val="Ttulo4Char"/>
    <w:uiPriority w:val="9"/>
    <w:unhideWhenUsed/>
    <w:qFormat/>
    <w:rsid w:val="00EB3C2A"/>
    <w:pPr>
      <w:numPr>
        <w:ilvl w:val="3"/>
        <w:numId w:val="11"/>
      </w:numPr>
      <w:spacing w:before="480" w:after="480" w:line="240" w:lineRule="auto"/>
      <w:ind w:left="1434" w:hanging="1077"/>
      <w:outlineLvl w:val="3"/>
    </w:pPr>
    <w:rPr>
      <w:rFonts w:cs="Arial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itao">
    <w:name w:val="Quote"/>
    <w:aliases w:val="Citação + de 3 linhas"/>
    <w:basedOn w:val="Normal"/>
    <w:next w:val="Normal"/>
    <w:link w:val="CitaoChar"/>
    <w:uiPriority w:val="29"/>
    <w:qFormat/>
    <w:rsid w:val="00804A9C"/>
    <w:pPr>
      <w:spacing w:before="0" w:after="0" w:line="240" w:lineRule="auto"/>
      <w:ind w:left="2268"/>
    </w:pPr>
    <w:rPr>
      <w:i/>
      <w:iCs/>
      <w:color w:val="404040"/>
      <w:sz w:val="20"/>
    </w:rPr>
  </w:style>
  <w:style w:type="character" w:customStyle="1" w:styleId="CitaoChar">
    <w:name w:val="Citação Char"/>
    <w:aliases w:val="Citação + de 3 linhas Char"/>
    <w:link w:val="Citao"/>
    <w:uiPriority w:val="29"/>
    <w:rsid w:val="00804A9C"/>
    <w:rPr>
      <w:rFonts w:ascii="Arial" w:hAnsi="Arial"/>
      <w:i/>
      <w:iCs/>
      <w:color w:val="404040"/>
      <w:sz w:val="20"/>
    </w:rPr>
  </w:style>
  <w:style w:type="character" w:customStyle="1" w:styleId="Ttulo1Char">
    <w:name w:val="Título 1 Char"/>
    <w:aliases w:val="Título de capítulo Char"/>
    <w:link w:val="Ttulo1"/>
    <w:uiPriority w:val="9"/>
    <w:rsid w:val="00077DB7"/>
    <w:rPr>
      <w:rFonts w:ascii="Arial" w:eastAsia="Times New Roman" w:hAnsi="Arial"/>
      <w:b/>
      <w:caps/>
      <w:sz w:val="28"/>
      <w:szCs w:val="32"/>
      <w:lang w:eastAsia="en-US"/>
    </w:rPr>
  </w:style>
  <w:style w:type="character" w:customStyle="1" w:styleId="Ttulo2Char">
    <w:name w:val="Título 2 Char"/>
    <w:aliases w:val="Título de seção Char"/>
    <w:link w:val="Ttulo2"/>
    <w:uiPriority w:val="9"/>
    <w:rsid w:val="00D6165C"/>
    <w:rPr>
      <w:rFonts w:ascii="Arial" w:eastAsia="Times New Roman" w:hAnsi="Arial" w:cs="Times New Roman"/>
      <w:caps/>
      <w:sz w:val="26"/>
      <w:szCs w:val="26"/>
    </w:rPr>
  </w:style>
  <w:style w:type="character" w:customStyle="1" w:styleId="Ttulo3Char">
    <w:name w:val="Título 3 Char"/>
    <w:aliases w:val="Título de subseção Char"/>
    <w:link w:val="Ttulo3"/>
    <w:uiPriority w:val="9"/>
    <w:rsid w:val="00D6165C"/>
    <w:rPr>
      <w:rFonts w:ascii="Arial" w:eastAsia="Times New Roman" w:hAnsi="Arial" w:cs="Times New Roman"/>
      <w:b/>
      <w:sz w:val="24"/>
      <w:szCs w:val="24"/>
    </w:rPr>
  </w:style>
  <w:style w:type="character" w:customStyle="1" w:styleId="Ttulo4Char">
    <w:name w:val="Título 4 Char"/>
    <w:aliases w:val="Título de item Char"/>
    <w:link w:val="Ttulo4"/>
    <w:uiPriority w:val="9"/>
    <w:rsid w:val="00EB3C2A"/>
    <w:rPr>
      <w:rFonts w:ascii="Arial" w:hAnsi="Arial" w:cs="Arial"/>
      <w:sz w:val="24"/>
      <w:szCs w:val="24"/>
      <w:lang w:eastAsia="en-US"/>
    </w:rPr>
  </w:style>
  <w:style w:type="paragraph" w:styleId="Legenda">
    <w:name w:val="caption"/>
    <w:basedOn w:val="Normal"/>
    <w:next w:val="Normal"/>
    <w:autoRedefine/>
    <w:uiPriority w:val="35"/>
    <w:unhideWhenUsed/>
    <w:qFormat/>
    <w:rsid w:val="00D4000D"/>
    <w:pPr>
      <w:spacing w:before="0" w:after="0" w:line="240" w:lineRule="auto"/>
      <w:jc w:val="center"/>
    </w:pPr>
    <w:rPr>
      <w:b/>
      <w:iCs/>
      <w:sz w:val="20"/>
      <w:szCs w:val="18"/>
    </w:rPr>
  </w:style>
  <w:style w:type="paragraph" w:styleId="Rodap">
    <w:name w:val="footer"/>
    <w:basedOn w:val="Normal"/>
    <w:link w:val="RodapChar"/>
    <w:uiPriority w:val="99"/>
    <w:unhideWhenUsed/>
    <w:rsid w:val="00774571"/>
    <w:pPr>
      <w:tabs>
        <w:tab w:val="center" w:pos="4513"/>
        <w:tab w:val="right" w:pos="9026"/>
      </w:tabs>
      <w:spacing w:before="0" w:after="0" w:line="240" w:lineRule="auto"/>
    </w:pPr>
    <w:rPr>
      <w:sz w:val="20"/>
    </w:rPr>
  </w:style>
  <w:style w:type="character" w:customStyle="1" w:styleId="RodapChar">
    <w:name w:val="Rodapé Char"/>
    <w:link w:val="Rodap"/>
    <w:uiPriority w:val="99"/>
    <w:rsid w:val="00774571"/>
    <w:rPr>
      <w:rFonts w:ascii="Arial" w:hAnsi="Arial"/>
      <w:sz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74571"/>
    <w:pPr>
      <w:spacing w:before="0"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link w:val="Textodenotaderodap"/>
    <w:uiPriority w:val="99"/>
    <w:semiHidden/>
    <w:rsid w:val="00774571"/>
    <w:rPr>
      <w:rFonts w:ascii="Arial" w:hAnsi="Arial"/>
      <w:sz w:val="20"/>
      <w:szCs w:val="20"/>
    </w:rPr>
  </w:style>
  <w:style w:type="character" w:styleId="Refdenotaderodap">
    <w:name w:val="footnote reference"/>
    <w:uiPriority w:val="99"/>
    <w:semiHidden/>
    <w:unhideWhenUsed/>
    <w:rsid w:val="00774571"/>
    <w:rPr>
      <w:vertAlign w:val="superscript"/>
    </w:rPr>
  </w:style>
  <w:style w:type="paragraph" w:styleId="CabealhodoSumrio">
    <w:name w:val="TOC Heading"/>
    <w:basedOn w:val="Normal"/>
    <w:next w:val="Normal"/>
    <w:uiPriority w:val="39"/>
    <w:unhideWhenUsed/>
    <w:qFormat/>
    <w:rsid w:val="00302D54"/>
    <w:pPr>
      <w:spacing w:before="0" w:after="960" w:line="240" w:lineRule="auto"/>
      <w:jc w:val="center"/>
    </w:pPr>
    <w:rPr>
      <w:b/>
      <w:caps/>
      <w:sz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774571"/>
    <w:pPr>
      <w:spacing w:line="240" w:lineRule="auto"/>
    </w:pPr>
    <w:rPr>
      <w:b/>
      <w:caps/>
      <w:sz w:val="28"/>
    </w:rPr>
  </w:style>
  <w:style w:type="paragraph" w:styleId="Sumrio2">
    <w:name w:val="toc 2"/>
    <w:basedOn w:val="Normal"/>
    <w:next w:val="Normal"/>
    <w:autoRedefine/>
    <w:uiPriority w:val="39"/>
    <w:unhideWhenUsed/>
    <w:rsid w:val="00774571"/>
    <w:pPr>
      <w:spacing w:line="240" w:lineRule="auto"/>
      <w:ind w:left="238"/>
    </w:pPr>
    <w:rPr>
      <w:caps/>
      <w:sz w:val="26"/>
    </w:rPr>
  </w:style>
  <w:style w:type="paragraph" w:styleId="Sumrio3">
    <w:name w:val="toc 3"/>
    <w:basedOn w:val="Normal"/>
    <w:next w:val="Normal"/>
    <w:autoRedefine/>
    <w:uiPriority w:val="39"/>
    <w:unhideWhenUsed/>
    <w:rsid w:val="00774571"/>
    <w:pPr>
      <w:spacing w:line="240" w:lineRule="auto"/>
      <w:ind w:left="482"/>
    </w:pPr>
    <w:rPr>
      <w:b/>
    </w:rPr>
  </w:style>
  <w:style w:type="character" w:styleId="Hyperlink">
    <w:name w:val="Hyperlink"/>
    <w:uiPriority w:val="99"/>
    <w:unhideWhenUsed/>
    <w:rsid w:val="00774571"/>
    <w:rPr>
      <w:color w:val="0563C1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774571"/>
    <w:pPr>
      <w:spacing w:line="240" w:lineRule="auto"/>
      <w:ind w:left="72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774571"/>
    <w:pPr>
      <w:spacing w:after="100"/>
      <w:ind w:left="1920"/>
    </w:pPr>
    <w:rPr>
      <w:b/>
    </w:rPr>
  </w:style>
  <w:style w:type="paragraph" w:styleId="Cabealho">
    <w:name w:val="header"/>
    <w:basedOn w:val="Normal"/>
    <w:link w:val="CabealhoChar"/>
    <w:uiPriority w:val="99"/>
    <w:unhideWhenUsed/>
    <w:rsid w:val="000176E6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CabealhoChar">
    <w:name w:val="Cabeçalho Char"/>
    <w:link w:val="Cabealho"/>
    <w:uiPriority w:val="99"/>
    <w:rsid w:val="000176E6"/>
    <w:rPr>
      <w:rFonts w:ascii="Arial" w:hAnsi="Arial"/>
      <w:sz w:val="24"/>
    </w:rPr>
  </w:style>
  <w:style w:type="character" w:styleId="Refdecomentrio">
    <w:name w:val="annotation reference"/>
    <w:uiPriority w:val="99"/>
    <w:semiHidden/>
    <w:unhideWhenUsed/>
    <w:rsid w:val="00313023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13023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link w:val="Textodecomentrio"/>
    <w:uiPriority w:val="99"/>
    <w:semiHidden/>
    <w:rsid w:val="00313023"/>
    <w:rPr>
      <w:rFonts w:ascii="Arial" w:hAnsi="Arial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13023"/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rsid w:val="00313023"/>
    <w:rPr>
      <w:rFonts w:ascii="Arial" w:hAnsi="Arial"/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13023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link w:val="Textodebalo"/>
    <w:uiPriority w:val="99"/>
    <w:semiHidden/>
    <w:rsid w:val="00313023"/>
    <w:rPr>
      <w:rFonts w:ascii="Segoe UI" w:hAnsi="Segoe UI" w:cs="Segoe UI"/>
      <w:sz w:val="18"/>
      <w:szCs w:val="18"/>
    </w:rPr>
  </w:style>
  <w:style w:type="paragraph" w:styleId="Remissivo1">
    <w:name w:val="index 1"/>
    <w:basedOn w:val="Normal"/>
    <w:next w:val="Normal"/>
    <w:autoRedefine/>
    <w:uiPriority w:val="99"/>
    <w:unhideWhenUsed/>
    <w:rsid w:val="00A22F70"/>
    <w:pPr>
      <w:spacing w:before="0" w:after="0"/>
      <w:ind w:left="240" w:hanging="240"/>
      <w:jc w:val="left"/>
    </w:pPr>
    <w:rPr>
      <w:rFonts w:ascii="Calibri" w:hAnsi="Calibri"/>
      <w:sz w:val="18"/>
      <w:szCs w:val="18"/>
    </w:rPr>
  </w:style>
  <w:style w:type="paragraph" w:styleId="Remissivo2">
    <w:name w:val="index 2"/>
    <w:basedOn w:val="Normal"/>
    <w:next w:val="Normal"/>
    <w:autoRedefine/>
    <w:uiPriority w:val="99"/>
    <w:unhideWhenUsed/>
    <w:rsid w:val="00A22F70"/>
    <w:pPr>
      <w:spacing w:before="0" w:after="0"/>
      <w:ind w:left="480" w:hanging="240"/>
      <w:jc w:val="left"/>
    </w:pPr>
    <w:rPr>
      <w:rFonts w:ascii="Calibri" w:hAnsi="Calibri"/>
      <w:sz w:val="18"/>
      <w:szCs w:val="18"/>
    </w:rPr>
  </w:style>
  <w:style w:type="paragraph" w:styleId="Remissivo3">
    <w:name w:val="index 3"/>
    <w:basedOn w:val="Normal"/>
    <w:next w:val="Normal"/>
    <w:autoRedefine/>
    <w:uiPriority w:val="99"/>
    <w:unhideWhenUsed/>
    <w:rsid w:val="00A22F70"/>
    <w:pPr>
      <w:spacing w:before="0" w:after="0"/>
      <w:ind w:left="720" w:hanging="240"/>
      <w:jc w:val="left"/>
    </w:pPr>
    <w:rPr>
      <w:rFonts w:ascii="Calibri" w:hAnsi="Calibri"/>
      <w:sz w:val="18"/>
      <w:szCs w:val="18"/>
    </w:rPr>
  </w:style>
  <w:style w:type="paragraph" w:styleId="Remissivo4">
    <w:name w:val="index 4"/>
    <w:basedOn w:val="Normal"/>
    <w:next w:val="Normal"/>
    <w:autoRedefine/>
    <w:uiPriority w:val="99"/>
    <w:unhideWhenUsed/>
    <w:rsid w:val="00A22F70"/>
    <w:pPr>
      <w:spacing w:before="0" w:after="0"/>
      <w:ind w:left="960" w:hanging="240"/>
      <w:jc w:val="left"/>
    </w:pPr>
    <w:rPr>
      <w:rFonts w:ascii="Calibri" w:hAnsi="Calibri"/>
      <w:sz w:val="18"/>
      <w:szCs w:val="18"/>
    </w:rPr>
  </w:style>
  <w:style w:type="paragraph" w:styleId="Remissivo5">
    <w:name w:val="index 5"/>
    <w:basedOn w:val="Normal"/>
    <w:next w:val="Normal"/>
    <w:autoRedefine/>
    <w:uiPriority w:val="99"/>
    <w:unhideWhenUsed/>
    <w:rsid w:val="00A22F70"/>
    <w:pPr>
      <w:spacing w:before="0" w:after="0"/>
      <w:ind w:left="1200" w:hanging="240"/>
      <w:jc w:val="left"/>
    </w:pPr>
    <w:rPr>
      <w:rFonts w:ascii="Calibri" w:hAnsi="Calibri"/>
      <w:sz w:val="18"/>
      <w:szCs w:val="18"/>
    </w:rPr>
  </w:style>
  <w:style w:type="paragraph" w:styleId="Remissivo6">
    <w:name w:val="index 6"/>
    <w:basedOn w:val="Normal"/>
    <w:next w:val="Normal"/>
    <w:autoRedefine/>
    <w:uiPriority w:val="99"/>
    <w:unhideWhenUsed/>
    <w:rsid w:val="00A22F70"/>
    <w:pPr>
      <w:spacing w:before="0" w:after="0"/>
      <w:ind w:left="1440" w:hanging="240"/>
      <w:jc w:val="left"/>
    </w:pPr>
    <w:rPr>
      <w:rFonts w:ascii="Calibri" w:hAnsi="Calibri"/>
      <w:sz w:val="18"/>
      <w:szCs w:val="18"/>
    </w:rPr>
  </w:style>
  <w:style w:type="paragraph" w:styleId="Remissivo7">
    <w:name w:val="index 7"/>
    <w:basedOn w:val="Normal"/>
    <w:next w:val="Normal"/>
    <w:autoRedefine/>
    <w:uiPriority w:val="99"/>
    <w:unhideWhenUsed/>
    <w:rsid w:val="00A22F70"/>
    <w:pPr>
      <w:spacing w:before="0" w:after="0"/>
      <w:ind w:left="1680" w:hanging="240"/>
      <w:jc w:val="left"/>
    </w:pPr>
    <w:rPr>
      <w:rFonts w:ascii="Calibri" w:hAnsi="Calibri"/>
      <w:sz w:val="18"/>
      <w:szCs w:val="18"/>
    </w:rPr>
  </w:style>
  <w:style w:type="paragraph" w:styleId="Remissivo8">
    <w:name w:val="index 8"/>
    <w:basedOn w:val="Normal"/>
    <w:next w:val="Normal"/>
    <w:autoRedefine/>
    <w:uiPriority w:val="99"/>
    <w:unhideWhenUsed/>
    <w:rsid w:val="00A22F70"/>
    <w:pPr>
      <w:spacing w:before="0" w:after="0"/>
      <w:ind w:left="1920" w:hanging="240"/>
      <w:jc w:val="left"/>
    </w:pPr>
    <w:rPr>
      <w:rFonts w:ascii="Calibri" w:hAnsi="Calibri"/>
      <w:sz w:val="18"/>
      <w:szCs w:val="18"/>
    </w:rPr>
  </w:style>
  <w:style w:type="paragraph" w:styleId="Remissivo9">
    <w:name w:val="index 9"/>
    <w:basedOn w:val="Normal"/>
    <w:next w:val="Normal"/>
    <w:autoRedefine/>
    <w:uiPriority w:val="99"/>
    <w:unhideWhenUsed/>
    <w:rsid w:val="00A22F70"/>
    <w:pPr>
      <w:spacing w:before="0" w:after="0"/>
      <w:ind w:left="2160" w:hanging="240"/>
      <w:jc w:val="left"/>
    </w:pPr>
    <w:rPr>
      <w:rFonts w:ascii="Calibri" w:hAnsi="Calibri"/>
      <w:sz w:val="18"/>
      <w:szCs w:val="18"/>
    </w:rPr>
  </w:style>
  <w:style w:type="paragraph" w:styleId="Ttulodendiceremissivo">
    <w:name w:val="index heading"/>
    <w:basedOn w:val="Normal"/>
    <w:next w:val="Remissivo1"/>
    <w:uiPriority w:val="99"/>
    <w:unhideWhenUsed/>
    <w:rsid w:val="00A22F70"/>
    <w:pPr>
      <w:spacing w:before="240"/>
      <w:jc w:val="center"/>
    </w:pPr>
    <w:rPr>
      <w:rFonts w:ascii="Calibri" w:hAnsi="Calibri"/>
      <w:b/>
      <w:bCs/>
      <w:sz w:val="26"/>
      <w:szCs w:val="26"/>
    </w:rPr>
  </w:style>
  <w:style w:type="table" w:styleId="Tabelacomgrade">
    <w:name w:val="Table Grid"/>
    <w:basedOn w:val="Tabelanormal"/>
    <w:rsid w:val="001A5B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deilustraes">
    <w:name w:val="table of figures"/>
    <w:basedOn w:val="Normal"/>
    <w:next w:val="Normal"/>
    <w:uiPriority w:val="99"/>
    <w:unhideWhenUsed/>
    <w:rsid w:val="00804A9C"/>
    <w:pPr>
      <w:spacing w:after="0"/>
    </w:pPr>
  </w:style>
  <w:style w:type="paragraph" w:styleId="Bibliografia">
    <w:name w:val="Bibliography"/>
    <w:basedOn w:val="Normal"/>
    <w:next w:val="Normal"/>
    <w:uiPriority w:val="37"/>
    <w:semiHidden/>
    <w:unhideWhenUsed/>
    <w:rsid w:val="002431F6"/>
    <w:pPr>
      <w:spacing w:before="0" w:after="480" w:line="240" w:lineRule="auto"/>
    </w:pPr>
  </w:style>
  <w:style w:type="paragraph" w:styleId="PargrafodaLista">
    <w:name w:val="List Paragraph"/>
    <w:basedOn w:val="Normal"/>
    <w:uiPriority w:val="34"/>
    <w:rsid w:val="00BC746B"/>
    <w:pPr>
      <w:ind w:left="720"/>
      <w:contextualSpacing/>
    </w:p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A97F1D"/>
    <w:pPr>
      <w:spacing w:before="0"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A97F1D"/>
    <w:rPr>
      <w:rFonts w:ascii="Arial" w:hAnsi="Arial"/>
      <w:lang w:eastAsia="en-US"/>
    </w:rPr>
  </w:style>
  <w:style w:type="character" w:styleId="Refdenotadefim">
    <w:name w:val="endnote reference"/>
    <w:basedOn w:val="Fontepargpadro"/>
    <w:uiPriority w:val="99"/>
    <w:semiHidden/>
    <w:unhideWhenUsed/>
    <w:rsid w:val="00A97F1D"/>
    <w:rPr>
      <w:vertAlign w:val="superscript"/>
    </w:rPr>
  </w:style>
  <w:style w:type="character" w:styleId="HiperlinkVisitado">
    <w:name w:val="FollowedHyperlink"/>
    <w:basedOn w:val="Fontepargpadro"/>
    <w:uiPriority w:val="99"/>
    <w:semiHidden/>
    <w:unhideWhenUsed/>
    <w:rsid w:val="007820A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125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3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5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7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jp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5.jpeg"/><Relationship Id="rId11" Type="http://schemas.openxmlformats.org/officeDocument/2006/relationships/hyperlink" Target="file:///C:\Users\heycr\Documents\TCC\tcc_documentation\Documenta&#231;&#227;o\TCC%202020%20(Cristhian%20Dias).docx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jpeg"/><Relationship Id="rId45" Type="http://schemas.openxmlformats.org/officeDocument/2006/relationships/image" Target="media/image31.jp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www.devmedia.com.br/introducao-ao-visual-studio-code/34418" TargetMode="External"/><Relationship Id="rId19" Type="http://schemas.openxmlformats.org/officeDocument/2006/relationships/image" Target="media/image5.png"/><Relationship Id="rId14" Type="http://schemas.openxmlformats.org/officeDocument/2006/relationships/hyperlink" Target="file:///C:\Users\heycr\Documents\TCC\tcc_documentation\Documenta&#231;&#227;o\TCC%202020%20(Cristhian%20Dias).docx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jpe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jpg"/><Relationship Id="rId48" Type="http://schemas.openxmlformats.org/officeDocument/2006/relationships/image" Target="media/image34.jpg"/><Relationship Id="rId56" Type="http://schemas.openxmlformats.org/officeDocument/2006/relationships/image" Target="media/image42.png"/><Relationship Id="rId64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hyperlink" Target="file:///C:\Users\heycr\Documents\TCC\tcc_documentation\Documenta&#231;&#227;o\TCC%202020%20(Cristhian%20Dias).docx" TargetMode="External"/><Relationship Id="rId17" Type="http://schemas.openxmlformats.org/officeDocument/2006/relationships/image" Target="media/image3.emf"/><Relationship Id="rId25" Type="http://schemas.openxmlformats.org/officeDocument/2006/relationships/image" Target="media/image11.jpeg"/><Relationship Id="rId33" Type="http://schemas.openxmlformats.org/officeDocument/2006/relationships/image" Target="media/image19.jpeg"/><Relationship Id="rId38" Type="http://schemas.openxmlformats.org/officeDocument/2006/relationships/image" Target="media/image24.jpeg"/><Relationship Id="rId46" Type="http://schemas.openxmlformats.org/officeDocument/2006/relationships/image" Target="media/image32.jpg"/><Relationship Id="rId59" Type="http://schemas.openxmlformats.org/officeDocument/2006/relationships/image" Target="media/image45.png"/><Relationship Id="rId20" Type="http://schemas.openxmlformats.org/officeDocument/2006/relationships/image" Target="media/image6.emf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hyperlink" Target="https://www.devmedia.com.br/introducao-ao-visual-studio-code/34418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openxmlformats.org/officeDocument/2006/relationships/image" Target="media/image9.jpeg"/><Relationship Id="rId28" Type="http://schemas.openxmlformats.org/officeDocument/2006/relationships/image" Target="media/image14.png"/><Relationship Id="rId36" Type="http://schemas.openxmlformats.org/officeDocument/2006/relationships/image" Target="media/image22.jpe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microsoft.com/office/2011/relationships/commentsExtended" Target="commentsExtended.xml"/><Relationship Id="rId31" Type="http://schemas.openxmlformats.org/officeDocument/2006/relationships/image" Target="media/image17.jpeg"/><Relationship Id="rId44" Type="http://schemas.openxmlformats.org/officeDocument/2006/relationships/image" Target="media/image30.jp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3" Type="http://schemas.openxmlformats.org/officeDocument/2006/relationships/hyperlink" Target="file:///C:\Users\heycr\Documents\TCC\tcc_documentation\Documenta&#231;&#227;o\TCC%202020%20(Cristhian%20Dias).docx" TargetMode="External"/><Relationship Id="rId18" Type="http://schemas.openxmlformats.org/officeDocument/2006/relationships/image" Target="media/image4.png"/><Relationship Id="rId39" Type="http://schemas.openxmlformats.org/officeDocument/2006/relationships/image" Target="media/image2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ycr\Desktop\modelo-diretrizes97-2003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78FF68-3367-462F-A641-A09FB60C2E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modelo-diretrizes97-2003</Template>
  <TotalTime>1466</TotalTime>
  <Pages>1</Pages>
  <Words>8661</Words>
  <Characters>46770</Characters>
  <Application>Microsoft Office Word</Application>
  <DocSecurity>0</DocSecurity>
  <Lines>389</Lines>
  <Paragraphs>110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55321</CharactersWithSpaces>
  <SharedDoc>false</SharedDoc>
  <HLinks>
    <vt:vector size="42" baseType="variant">
      <vt:variant>
        <vt:i4>1703995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_Toc436215892</vt:lpwstr>
      </vt:variant>
      <vt:variant>
        <vt:i4>1703995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_Toc436215891</vt:lpwstr>
      </vt:variant>
      <vt:variant>
        <vt:i4>1703995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_Toc436215890</vt:lpwstr>
      </vt:variant>
      <vt:variant>
        <vt:i4>1769531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_Toc436215889</vt:lpwstr>
      </vt:variant>
      <vt:variant>
        <vt:i4>1769531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_Toc436215888</vt:lpwstr>
      </vt:variant>
      <vt:variant>
        <vt:i4>1572918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_Toc434946233</vt:lpwstr>
      </vt:variant>
      <vt:variant>
        <vt:i4>1769521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_Toc434946508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Cristhian Dias</dc:creator>
  <cp:keywords/>
  <cp:lastModifiedBy>Cristhian Dias</cp:lastModifiedBy>
  <cp:revision>899</cp:revision>
  <cp:lastPrinted>2020-07-28T15:53:00Z</cp:lastPrinted>
  <dcterms:created xsi:type="dcterms:W3CDTF">2019-11-21T17:36:00Z</dcterms:created>
  <dcterms:modified xsi:type="dcterms:W3CDTF">2020-08-15T21:17:00Z</dcterms:modified>
</cp:coreProperties>
</file>